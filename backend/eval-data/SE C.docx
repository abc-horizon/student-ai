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A1EBCA" w14:textId="6E5331CB" w:rsidR="006D02F4" w:rsidRPr="00453426" w:rsidRDefault="00197A7A">
      <w:pPr>
        <w:spacing w:before="240" w:after="120"/>
        <w:rPr>
          <w:rFonts w:ascii="Open Sans" w:eastAsia="Batang" w:hAnsi="Open Sans" w:cs="Open Sans SemiBold"/>
          <w:b/>
          <w:color w:val="005A70"/>
          <w:sz w:val="27"/>
          <w:szCs w:val="24"/>
          <w:lang w:val="en-GB"/>
        </w:rPr>
      </w:pPr>
      <w:bookmarkStart w:id="0" w:name="h.gjdgxs" w:colFirst="0" w:colLast="0"/>
      <w:bookmarkEnd w:id="0"/>
      <w:r w:rsidRPr="00453426">
        <w:rPr>
          <w:rFonts w:ascii="Open Sans" w:eastAsia="Batang" w:hAnsi="Open Sans" w:cs="Open Sans SemiBold"/>
          <w:b/>
          <w:color w:val="005A70"/>
          <w:sz w:val="27"/>
          <w:szCs w:val="24"/>
          <w:lang w:val="en-GB"/>
        </w:rPr>
        <w:t xml:space="preserve"> </w:t>
      </w:r>
      <w:r w:rsidR="00946F6D" w:rsidRPr="00453426">
        <w:rPr>
          <w:rFonts w:ascii="Open Sans" w:eastAsia="Batang" w:hAnsi="Open Sans" w:cs="Open Sans SemiBold"/>
          <w:b/>
          <w:color w:val="005A70"/>
          <w:sz w:val="27"/>
          <w:szCs w:val="24"/>
          <w:lang w:val="en-GB"/>
        </w:rPr>
        <w:t xml:space="preserve">BTEC Assignment Brief </w:t>
      </w:r>
    </w:p>
    <w:tbl>
      <w:tblPr>
        <w:tblStyle w:val="a"/>
        <w:tblW w:w="972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8010"/>
      </w:tblGrid>
      <w:tr w:rsidR="006B3B76" w14:paraId="606AB826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DF766D" w14:textId="77777777" w:rsidR="006D02F4" w:rsidRDefault="00946F6D">
            <w:pPr>
              <w:contextualSpacing w:val="0"/>
            </w:pPr>
            <w:r>
              <w:rPr>
                <w:b/>
              </w:rPr>
              <w:t>Qualification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1755A" w14:textId="77777777" w:rsidR="000D5324" w:rsidRDefault="000D5324" w:rsidP="000D5324">
            <w:r>
              <w:t xml:space="preserve">Pearson BTEC International Level 3 Subsidiary Diploma in Applied Science </w:t>
            </w:r>
          </w:p>
          <w:p w14:paraId="47CFD9B5" w14:textId="77777777" w:rsidR="000D5324" w:rsidRDefault="000D5324" w:rsidP="000D5324">
            <w:r>
              <w:t xml:space="preserve">Pearson BTEC International Level 3 Foundation Diploma in Applied Science  </w:t>
            </w:r>
          </w:p>
          <w:p w14:paraId="0BDFD0B2" w14:textId="77777777" w:rsidR="000D5324" w:rsidRDefault="000D5324" w:rsidP="000D5324">
            <w:r>
              <w:t xml:space="preserve">Pearson BTEC International Level 3 Diploma in Applied Science  </w:t>
            </w:r>
          </w:p>
          <w:p w14:paraId="2455EB45" w14:textId="77777777" w:rsidR="000D5324" w:rsidRDefault="000D5324" w:rsidP="000D5324">
            <w:r>
              <w:t xml:space="preserve">Pearson BTEC International Level 3 Diploma in Environmental Science  </w:t>
            </w:r>
          </w:p>
          <w:p w14:paraId="0F2F8F29" w14:textId="77777777" w:rsidR="000D5324" w:rsidRDefault="000D5324" w:rsidP="000D5324">
            <w:pPr>
              <w:rPr>
                <w:sz w:val="24"/>
                <w:szCs w:val="24"/>
                <w:lang w:val="en-GB"/>
              </w:rPr>
            </w:pPr>
            <w:r>
              <w:t xml:space="preserve">Pearson BTEC International Level 3 Extended Diploma in Applied Science  </w:t>
            </w:r>
          </w:p>
          <w:p w14:paraId="0DCF2FD5" w14:textId="2E93CA3F" w:rsidR="006D02F4" w:rsidRDefault="000D5324" w:rsidP="000D5324">
            <w:pPr>
              <w:contextualSpacing w:val="0"/>
            </w:pPr>
            <w:r>
              <w:rPr>
                <w:color w:val="auto"/>
              </w:rPr>
              <w:t xml:space="preserve">Pearson BTEC International Level 3 Extended Diploma in Environmental Science  </w:t>
            </w:r>
          </w:p>
        </w:tc>
      </w:tr>
      <w:tr w:rsidR="00912C2B" w14:paraId="05E91DB4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689FA3" w14:textId="396A1DAE" w:rsidR="00912C2B" w:rsidRDefault="00912C2B" w:rsidP="005B2EE3">
            <w:pPr>
              <w:contextualSpacing w:val="0"/>
            </w:pPr>
            <w:r>
              <w:rPr>
                <w:b/>
              </w:rPr>
              <w:t>Unit number and title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0AEA8" w14:textId="44014BE1" w:rsidR="00912C2B" w:rsidRDefault="00114410" w:rsidP="00912C2B">
            <w:pPr>
              <w:contextualSpacing w:val="0"/>
            </w:pPr>
            <w:bookmarkStart w:id="1" w:name="h.30j0zll" w:colFirst="0" w:colLast="0"/>
            <w:bookmarkEnd w:id="1"/>
            <w:r>
              <w:rPr>
                <w:b/>
                <w:color w:val="auto"/>
              </w:rPr>
              <w:t>Unit 28: Sustainable Energy</w:t>
            </w:r>
          </w:p>
        </w:tc>
      </w:tr>
      <w:tr w:rsidR="00912C2B" w14:paraId="793EC040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253E7B" w14:textId="77777777" w:rsidR="00912C2B" w:rsidRDefault="00912C2B" w:rsidP="00912C2B">
            <w:pPr>
              <w:contextualSpacing w:val="0"/>
            </w:pPr>
            <w:r>
              <w:rPr>
                <w:b/>
              </w:rPr>
              <w:t>Learning aim(s)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44F9A" w14:textId="5FC84A91" w:rsidR="00912C2B" w:rsidRPr="00912C2B" w:rsidRDefault="00172459" w:rsidP="00912C2B">
            <w:r>
              <w:rPr>
                <w:b/>
              </w:rPr>
              <w:t>C</w:t>
            </w:r>
            <w:r w:rsidR="00912C2B">
              <w:rPr>
                <w:b/>
              </w:rPr>
              <w:t xml:space="preserve">: </w:t>
            </w:r>
            <w:r w:rsidR="00114410" w:rsidRPr="00114410">
              <w:t xml:space="preserve">Compare the social, environmental and financial benefits and advantages of the use of renewable energy with the disadvantages </w:t>
            </w:r>
          </w:p>
        </w:tc>
      </w:tr>
      <w:tr w:rsidR="005507C1" w14:paraId="58DDC767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673953" w14:textId="77777777" w:rsidR="005507C1" w:rsidRDefault="005507C1" w:rsidP="00912C2B">
            <w:pPr>
              <w:rPr>
                <w:b/>
              </w:rPr>
            </w:pP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EF51B" w14:textId="77777777" w:rsidR="005507C1" w:rsidRDefault="005507C1" w:rsidP="00912C2B">
            <w:pPr>
              <w:rPr>
                <w:b/>
              </w:rPr>
            </w:pPr>
          </w:p>
        </w:tc>
      </w:tr>
      <w:tr w:rsidR="00912C2B" w14:paraId="2C01C168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625A72" w14:textId="77777777" w:rsidR="00912C2B" w:rsidRDefault="00912C2B" w:rsidP="00912C2B">
            <w:pPr>
              <w:contextualSpacing w:val="0"/>
            </w:pPr>
            <w:r>
              <w:rPr>
                <w:b/>
              </w:rPr>
              <w:t>Assignment title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6FB98" w14:textId="248F0389" w:rsidR="00912C2B" w:rsidRDefault="005441CA" w:rsidP="00912C2B">
            <w:pPr>
              <w:contextualSpacing w:val="0"/>
              <w:rPr>
                <w:b/>
              </w:rPr>
            </w:pPr>
            <w:r>
              <w:rPr>
                <w:b/>
              </w:rPr>
              <w:t xml:space="preserve">Benefits </w:t>
            </w:r>
            <w:r w:rsidR="00E947B1">
              <w:rPr>
                <w:b/>
              </w:rPr>
              <w:t xml:space="preserve">and disadvantages </w:t>
            </w:r>
            <w:r>
              <w:rPr>
                <w:b/>
              </w:rPr>
              <w:t xml:space="preserve">of </w:t>
            </w:r>
            <w:r w:rsidR="002D49E4">
              <w:rPr>
                <w:b/>
              </w:rPr>
              <w:t>the use of r</w:t>
            </w:r>
            <w:r w:rsidR="00E947B1">
              <w:rPr>
                <w:b/>
              </w:rPr>
              <w:t>enewable</w:t>
            </w:r>
            <w:r w:rsidR="00EF7450">
              <w:rPr>
                <w:b/>
              </w:rPr>
              <w:t xml:space="preserve"> energy</w:t>
            </w:r>
          </w:p>
          <w:p w14:paraId="763D62BC" w14:textId="42E31918" w:rsidR="00912C2B" w:rsidRDefault="00912C2B" w:rsidP="00912C2B"/>
        </w:tc>
      </w:tr>
      <w:tr w:rsidR="00912C2B" w14:paraId="1537F850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65770A" w14:textId="77777777" w:rsidR="00912C2B" w:rsidRDefault="00912C2B" w:rsidP="00912C2B">
            <w:pPr>
              <w:contextualSpacing w:val="0"/>
            </w:pPr>
            <w:r>
              <w:rPr>
                <w:b/>
              </w:rPr>
              <w:t>Assessor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B3834" w14:textId="372B1711" w:rsidR="00912C2B" w:rsidRPr="004B3D40" w:rsidRDefault="004B3D40" w:rsidP="00912C2B">
            <w:pPr>
              <w:contextualSpacing w:val="0"/>
              <w:rPr>
                <w:rFonts w:cs="Arial"/>
              </w:rPr>
            </w:pPr>
            <w:r>
              <w:t>Tareq ZAINALDIN</w:t>
            </w:r>
          </w:p>
        </w:tc>
      </w:tr>
      <w:tr w:rsidR="00912C2B" w14:paraId="68232C9E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3DD6B4" w14:textId="77777777" w:rsidR="00912C2B" w:rsidRDefault="00912C2B" w:rsidP="00912C2B">
            <w:pPr>
              <w:contextualSpacing w:val="0"/>
            </w:pPr>
            <w:r>
              <w:rPr>
                <w:b/>
              </w:rPr>
              <w:t>Issue date</w:t>
            </w:r>
          </w:p>
        </w:tc>
        <w:tc>
          <w:tcPr>
            <w:tcW w:w="8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5571090" w14:textId="3F826DEF" w:rsidR="00912C2B" w:rsidRDefault="008E27E3" w:rsidP="004B3D40">
            <w:pPr>
              <w:contextualSpacing w:val="0"/>
            </w:pPr>
            <w:r>
              <w:t>14/02/2026</w:t>
            </w:r>
          </w:p>
        </w:tc>
      </w:tr>
      <w:tr w:rsidR="00912C2B" w14:paraId="4476E158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738E1B" w14:textId="77777777" w:rsidR="00912C2B" w:rsidRDefault="00912C2B" w:rsidP="00912C2B">
            <w:pPr>
              <w:contextualSpacing w:val="0"/>
            </w:pPr>
            <w:r>
              <w:rPr>
                <w:b/>
              </w:rPr>
              <w:t xml:space="preserve">Hand in deadline   </w:t>
            </w:r>
          </w:p>
        </w:tc>
        <w:tc>
          <w:tcPr>
            <w:tcW w:w="8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CF9AE9" w14:textId="043EC34E" w:rsidR="00912C2B" w:rsidRDefault="008E27E3" w:rsidP="00912C2B">
            <w:pPr>
              <w:contextualSpacing w:val="0"/>
            </w:pPr>
            <w:r>
              <w:t>31/03/2026</w:t>
            </w:r>
          </w:p>
        </w:tc>
      </w:tr>
      <w:tr w:rsidR="00912C2B" w14:paraId="339ED990" w14:textId="77777777" w:rsidTr="006B3B76">
        <w:tc>
          <w:tcPr>
            <w:tcW w:w="97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AFBAD2" w14:textId="77777777" w:rsidR="00912C2B" w:rsidRDefault="00912C2B" w:rsidP="00912C2B">
            <w:pPr>
              <w:contextualSpacing w:val="0"/>
            </w:pPr>
          </w:p>
        </w:tc>
      </w:tr>
      <w:tr w:rsidR="00912C2B" w14:paraId="203CD4F5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AC4BA8" w14:textId="77777777" w:rsidR="00912C2B" w:rsidRDefault="00912C2B" w:rsidP="00912C2B">
            <w:pPr>
              <w:contextualSpacing w:val="0"/>
            </w:pPr>
            <w:r>
              <w:rPr>
                <w:b/>
              </w:rPr>
              <w:t>Vocational Scenario or Context</w:t>
            </w:r>
          </w:p>
        </w:tc>
        <w:tc>
          <w:tcPr>
            <w:tcW w:w="8010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628395B" w14:textId="77777777" w:rsidR="00912C2B" w:rsidRDefault="00032870" w:rsidP="00912C2B">
            <w:pPr>
              <w:spacing w:before="60" w:after="60"/>
            </w:pPr>
            <w:r>
              <w:t xml:space="preserve">The </w:t>
            </w:r>
            <w:r w:rsidR="00745D15">
              <w:t xml:space="preserve">information </w:t>
            </w:r>
            <w:r>
              <w:t>material</w:t>
            </w:r>
            <w:r w:rsidR="00745D15">
              <w:t>s</w:t>
            </w:r>
            <w:r>
              <w:t xml:space="preserve"> you have produced </w:t>
            </w:r>
            <w:r w:rsidR="00523AA6">
              <w:t>for the green energy company you have been on placement with</w:t>
            </w:r>
            <w:r w:rsidR="00A5525C">
              <w:t xml:space="preserve"> </w:t>
            </w:r>
            <w:r w:rsidR="00FC4C2D">
              <w:t xml:space="preserve">have been well received.  </w:t>
            </w:r>
            <w:r w:rsidR="005343EC">
              <w:t>You have now been asked to inv</w:t>
            </w:r>
            <w:r w:rsidR="005222CC">
              <w:t>e</w:t>
            </w:r>
            <w:r w:rsidR="005343EC">
              <w:t>stigate</w:t>
            </w:r>
            <w:r w:rsidR="005222CC">
              <w:t xml:space="preserve"> and </w:t>
            </w:r>
            <w:r w:rsidR="009F695D">
              <w:t xml:space="preserve">provide </w:t>
            </w:r>
            <w:r w:rsidR="00A5525C">
              <w:t xml:space="preserve">additional </w:t>
            </w:r>
            <w:r w:rsidR="00FB463C">
              <w:t xml:space="preserve">information </w:t>
            </w:r>
            <w:r w:rsidR="009F695D">
              <w:t>mat</w:t>
            </w:r>
            <w:r w:rsidR="00FB463C">
              <w:t xml:space="preserve">erials that </w:t>
            </w:r>
            <w:r w:rsidR="005222CC">
              <w:t xml:space="preserve">compare </w:t>
            </w:r>
            <w:r w:rsidR="00CC6426">
              <w:t>social, environmental and fi</w:t>
            </w:r>
            <w:r w:rsidR="007E6206">
              <w:t>nan</w:t>
            </w:r>
            <w:r w:rsidR="00CC6426">
              <w:t xml:space="preserve">cial </w:t>
            </w:r>
            <w:r w:rsidR="00233917">
              <w:t>benefits and</w:t>
            </w:r>
            <w:r w:rsidR="004C5BE9">
              <w:t xml:space="preserve"> advantages </w:t>
            </w:r>
            <w:r w:rsidR="00E13940">
              <w:t xml:space="preserve">of </w:t>
            </w:r>
            <w:r w:rsidR="008D568D">
              <w:t xml:space="preserve">the increasing </w:t>
            </w:r>
            <w:r w:rsidR="00E13940">
              <w:t>us</w:t>
            </w:r>
            <w:r w:rsidR="008D568D">
              <w:t>e of</w:t>
            </w:r>
            <w:r w:rsidR="00E13940">
              <w:t xml:space="preserve"> renewable energy with the disadvantages. </w:t>
            </w:r>
          </w:p>
          <w:p w14:paraId="566949B0" w14:textId="73CC3584" w:rsidR="000D5324" w:rsidRPr="004B3D40" w:rsidRDefault="004B3D40" w:rsidP="004B3D40">
            <w:pPr>
              <w:bidi/>
              <w:spacing w:before="60" w:after="60"/>
              <w:rPr>
                <w:rFonts w:cstheme="minorBidi"/>
                <w:rtl/>
                <w:lang w:bidi="ar-AE"/>
              </w:rPr>
            </w:pPr>
            <w:r w:rsidRPr="004B3D40">
              <w:rPr>
                <w:rFonts w:ascii="Arial" w:hAnsi="Arial" w:cs="Arial" w:hint="cs"/>
                <w:rtl/>
              </w:rPr>
              <w:t>المواد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المعلوماتية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التي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قمت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بإعدادها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لشركة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الطاقة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الخضراء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التي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كنت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في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فترة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تدريب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معها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لاقت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استحسانًا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كبيرًا</w:t>
            </w:r>
            <w:r w:rsidRPr="004B3D40">
              <w:rPr>
                <w:rtl/>
              </w:rPr>
              <w:t xml:space="preserve">. </w:t>
            </w:r>
            <w:r w:rsidRPr="004B3D40">
              <w:rPr>
                <w:rFonts w:ascii="Arial" w:hAnsi="Arial" w:cs="Arial" w:hint="cs"/>
                <w:rtl/>
              </w:rPr>
              <w:t>لقد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طُلب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منك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الآن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التحقيق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وتقديم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مواد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معلوماتية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إضافية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تقارن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بين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الفوائد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والمزايا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الاجتماعية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والبيئية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والمالية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للاستخدام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المتزايد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للطاقة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المتجددة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مقابل</w:t>
            </w:r>
            <w:r w:rsidRPr="004B3D40">
              <w:rPr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rtl/>
              </w:rPr>
              <w:t>العيوب</w:t>
            </w:r>
            <w:r w:rsidRPr="004B3D40">
              <w:t>.</w:t>
            </w:r>
          </w:p>
        </w:tc>
      </w:tr>
      <w:tr w:rsidR="00912C2B" w14:paraId="3942B1C2" w14:textId="77777777" w:rsidTr="006B3B76">
        <w:tc>
          <w:tcPr>
            <w:tcW w:w="9720" w:type="dxa"/>
            <w:gridSpan w:val="2"/>
            <w:tcBorders>
              <w:left w:val="nil"/>
              <w:right w:val="nil"/>
            </w:tcBorders>
            <w:vAlign w:val="center"/>
          </w:tcPr>
          <w:p w14:paraId="58C283AF" w14:textId="77777777" w:rsidR="00912C2B" w:rsidRDefault="00912C2B" w:rsidP="00912C2B">
            <w:pPr>
              <w:contextualSpacing w:val="0"/>
            </w:pPr>
          </w:p>
        </w:tc>
      </w:tr>
      <w:tr w:rsidR="00912C2B" w14:paraId="36E31A85" w14:textId="77777777" w:rsidTr="00FA5210">
        <w:trPr>
          <w:trHeight w:val="460"/>
        </w:trPr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AA2981" w14:textId="10BC4FBC" w:rsidR="00912C2B" w:rsidRDefault="00912C2B" w:rsidP="00912C2B">
            <w:pPr>
              <w:contextualSpacing w:val="0"/>
            </w:pPr>
            <w:r>
              <w:rPr>
                <w:b/>
              </w:rPr>
              <w:t>Task</w:t>
            </w:r>
          </w:p>
        </w:tc>
        <w:tc>
          <w:tcPr>
            <w:tcW w:w="8010" w:type="dxa"/>
            <w:tcBorders>
              <w:left w:val="single" w:sz="4" w:space="0" w:color="000000"/>
            </w:tcBorders>
            <w:vAlign w:val="center"/>
          </w:tcPr>
          <w:p w14:paraId="27B9C35D" w14:textId="37CD381D" w:rsidR="00A35095" w:rsidRDefault="00A35095" w:rsidP="00A35095">
            <w:pPr>
              <w:widowControl w:val="0"/>
              <w:spacing w:before="60" w:after="60"/>
            </w:pPr>
            <w:r>
              <w:t xml:space="preserve">Many people are </w:t>
            </w:r>
            <w:r w:rsidR="0018311C">
              <w:t>interested in</w:t>
            </w:r>
            <w:r>
              <w:t xml:space="preserve"> the </w:t>
            </w:r>
            <w:r w:rsidR="008625E0">
              <w:t xml:space="preserve">advantages and disadvantages of </w:t>
            </w:r>
            <w:r>
              <w:t xml:space="preserve">social, environmental and financial factors associated with the increasing use of renewable energy. </w:t>
            </w:r>
            <w:r w:rsidR="005120C9">
              <w:t xml:space="preserve">Your </w:t>
            </w:r>
            <w:r w:rsidR="00A14E53">
              <w:t xml:space="preserve">information </w:t>
            </w:r>
            <w:r w:rsidR="005120C9">
              <w:t xml:space="preserve">materials must </w:t>
            </w:r>
            <w:r w:rsidR="00A26FB2" w:rsidRPr="00F23CD7">
              <w:rPr>
                <w:b/>
                <w:bCs/>
              </w:rPr>
              <w:t>describe</w:t>
            </w:r>
            <w:r w:rsidR="00A26FB2">
              <w:t xml:space="preserve">, </w:t>
            </w:r>
            <w:r w:rsidR="00A26FB2" w:rsidRPr="00F23CD7">
              <w:rPr>
                <w:b/>
                <w:bCs/>
              </w:rPr>
              <w:t>compare</w:t>
            </w:r>
            <w:r w:rsidR="00A26FB2">
              <w:t xml:space="preserve"> and </w:t>
            </w:r>
            <w:r w:rsidR="00A26FB2" w:rsidRPr="00F23CD7">
              <w:rPr>
                <w:b/>
                <w:bCs/>
              </w:rPr>
              <w:t>evaluate</w:t>
            </w:r>
            <w:r w:rsidR="00A26FB2">
              <w:t xml:space="preserve"> </w:t>
            </w:r>
            <w:r w:rsidR="00A8272C">
              <w:t xml:space="preserve">public perceptions </w:t>
            </w:r>
            <w:r w:rsidR="00717FEA">
              <w:t xml:space="preserve">relating to </w:t>
            </w:r>
            <w:r w:rsidR="00A26FB2">
              <w:t>these issues</w:t>
            </w:r>
            <w:r w:rsidR="00A14E53">
              <w:t>.</w:t>
            </w:r>
          </w:p>
          <w:p w14:paraId="1D4139F3" w14:textId="77777777" w:rsidR="006D47D9" w:rsidRDefault="006D47D9" w:rsidP="00A35095">
            <w:pPr>
              <w:widowControl w:val="0"/>
              <w:spacing w:before="60" w:after="60"/>
            </w:pPr>
          </w:p>
          <w:p w14:paraId="1C889876" w14:textId="223D1AFE" w:rsidR="00A35095" w:rsidRDefault="00A35095" w:rsidP="00A35095">
            <w:pPr>
              <w:widowControl w:val="0"/>
              <w:spacing w:before="60" w:after="60"/>
            </w:pPr>
            <w:r>
              <w:t>Social, environmental and financial factors include:</w:t>
            </w:r>
          </w:p>
          <w:p w14:paraId="3F4D99E5" w14:textId="77777777" w:rsidR="00A35095" w:rsidRDefault="00A35095" w:rsidP="003B6E10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>Investment costs</w:t>
            </w:r>
          </w:p>
          <w:p w14:paraId="1F15B46B" w14:textId="77777777" w:rsidR="00A35095" w:rsidRDefault="00A35095" w:rsidP="003B6E10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>Operating costs</w:t>
            </w:r>
          </w:p>
          <w:p w14:paraId="1EB738A0" w14:textId="77777777" w:rsidR="00A35095" w:rsidRDefault="00A35095" w:rsidP="003B6E10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>Disposal of waste products</w:t>
            </w:r>
          </w:p>
          <w:p w14:paraId="76041E19" w14:textId="77777777" w:rsidR="00A35095" w:rsidRDefault="00A35095" w:rsidP="003B6E10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>Pollution</w:t>
            </w:r>
          </w:p>
          <w:p w14:paraId="1703AC55" w14:textId="77777777" w:rsidR="00A35095" w:rsidRDefault="00A35095" w:rsidP="003B6E10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>Consistency/inconsistency of supply, storage of raw material</w:t>
            </w:r>
          </w:p>
          <w:p w14:paraId="02F6E71D" w14:textId="77777777" w:rsidR="00A35095" w:rsidRDefault="00A35095" w:rsidP="003B6E10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>Efficiency</w:t>
            </w:r>
          </w:p>
          <w:p w14:paraId="550CF9C8" w14:textId="77777777" w:rsidR="00A35095" w:rsidRDefault="00A35095" w:rsidP="003B6E10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>Impact of the installation, amount of land required, change of habitat, harm to wildlife, transport, use of fertilizer/pesticides, need for water</w:t>
            </w:r>
          </w:p>
          <w:p w14:paraId="64D2C6BD" w14:textId="7AC941ED" w:rsidR="00912C2B" w:rsidRDefault="00A35095" w:rsidP="00912C2B">
            <w:pPr>
              <w:pStyle w:val="ListParagraph"/>
              <w:widowControl w:val="0"/>
              <w:numPr>
                <w:ilvl w:val="0"/>
                <w:numId w:val="6"/>
              </w:numPr>
              <w:spacing w:before="60" w:after="60"/>
            </w:pPr>
            <w:r>
              <w:t xml:space="preserve">Noise and/or visual impact </w:t>
            </w:r>
          </w:p>
          <w:p w14:paraId="15F31B62" w14:textId="77777777" w:rsidR="00870413" w:rsidRDefault="00870413" w:rsidP="00870413">
            <w:pPr>
              <w:pStyle w:val="ListParagraph"/>
              <w:widowControl w:val="0"/>
              <w:spacing w:before="60" w:after="60"/>
              <w:ind w:left="1440"/>
            </w:pPr>
          </w:p>
          <w:p w14:paraId="1A50383D" w14:textId="38D225C2" w:rsidR="006260A9" w:rsidRDefault="005F6EC9" w:rsidP="003F266C">
            <w:pPr>
              <w:pStyle w:val="ListParagraph"/>
              <w:widowControl w:val="0"/>
              <w:numPr>
                <w:ilvl w:val="0"/>
                <w:numId w:val="7"/>
              </w:numPr>
              <w:spacing w:before="60" w:after="60"/>
            </w:pPr>
            <w:r w:rsidRPr="003F266C">
              <w:rPr>
                <w:b/>
                <w:bCs/>
              </w:rPr>
              <w:t>Evaluate</w:t>
            </w:r>
            <w:r>
              <w:t xml:space="preserve"> the benefits </w:t>
            </w:r>
            <w:r w:rsidR="00836227">
              <w:t>and disadvantages</w:t>
            </w:r>
            <w:r w:rsidR="009A1160">
              <w:t>/detrimental</w:t>
            </w:r>
            <w:r w:rsidR="00836227">
              <w:t xml:space="preserve"> </w:t>
            </w:r>
            <w:r w:rsidR="0003777F">
              <w:t>effects</w:t>
            </w:r>
            <w:r w:rsidR="00587DF6">
              <w:t xml:space="preserve"> of</w:t>
            </w:r>
            <w:r w:rsidR="0016698A">
              <w:t xml:space="preserve"> the increasing use of</w:t>
            </w:r>
            <w:r w:rsidR="00836227">
              <w:t xml:space="preserve"> </w:t>
            </w:r>
            <w:r w:rsidR="008F74B6">
              <w:t>the following renewable energy sources</w:t>
            </w:r>
            <w:r w:rsidR="00FC2487">
              <w:t xml:space="preserve">, </w:t>
            </w:r>
          </w:p>
          <w:p w14:paraId="54FF7D3D" w14:textId="7732EAC7" w:rsidR="00FC2487" w:rsidRDefault="00FC2487" w:rsidP="003F266C">
            <w:pPr>
              <w:pStyle w:val="ListParagraph"/>
              <w:widowControl w:val="0"/>
              <w:numPr>
                <w:ilvl w:val="0"/>
                <w:numId w:val="8"/>
              </w:numPr>
              <w:spacing w:before="60" w:after="60"/>
            </w:pPr>
            <w:r>
              <w:t>Solar</w:t>
            </w:r>
          </w:p>
          <w:p w14:paraId="76A1B35B" w14:textId="444E93A0" w:rsidR="00FC2487" w:rsidRDefault="00A1114D" w:rsidP="003F266C">
            <w:pPr>
              <w:pStyle w:val="ListParagraph"/>
              <w:widowControl w:val="0"/>
              <w:numPr>
                <w:ilvl w:val="0"/>
                <w:numId w:val="8"/>
              </w:numPr>
              <w:spacing w:before="60" w:after="60"/>
            </w:pPr>
            <w:r>
              <w:t>Wind</w:t>
            </w:r>
          </w:p>
          <w:p w14:paraId="7EAD139C" w14:textId="4BB9249A" w:rsidR="00A1114D" w:rsidRDefault="00A1114D" w:rsidP="003F266C">
            <w:pPr>
              <w:pStyle w:val="ListParagraph"/>
              <w:widowControl w:val="0"/>
              <w:numPr>
                <w:ilvl w:val="0"/>
                <w:numId w:val="8"/>
              </w:numPr>
              <w:spacing w:before="60" w:after="60"/>
            </w:pPr>
            <w:r>
              <w:lastRenderedPageBreak/>
              <w:t>Hydroelectric</w:t>
            </w:r>
          </w:p>
          <w:p w14:paraId="20077D71" w14:textId="6B473FD6" w:rsidR="00A1114D" w:rsidRDefault="00493268" w:rsidP="003F266C">
            <w:pPr>
              <w:pStyle w:val="ListParagraph"/>
              <w:widowControl w:val="0"/>
              <w:numPr>
                <w:ilvl w:val="0"/>
                <w:numId w:val="8"/>
              </w:numPr>
              <w:spacing w:before="60" w:after="60"/>
            </w:pPr>
            <w:r>
              <w:t>Biomass</w:t>
            </w:r>
          </w:p>
          <w:p w14:paraId="20C83638" w14:textId="48EDBA1A" w:rsidR="00493268" w:rsidRDefault="00493268" w:rsidP="003F266C">
            <w:pPr>
              <w:pStyle w:val="ListParagraph"/>
              <w:widowControl w:val="0"/>
              <w:numPr>
                <w:ilvl w:val="0"/>
                <w:numId w:val="8"/>
              </w:numPr>
              <w:spacing w:before="60" w:after="60"/>
            </w:pPr>
            <w:r>
              <w:t xml:space="preserve">Geothermal </w:t>
            </w:r>
          </w:p>
          <w:p w14:paraId="63096211" w14:textId="7F0BEB56" w:rsidR="00DD1B41" w:rsidRDefault="00DD1B41" w:rsidP="00DD1B41">
            <w:pPr>
              <w:widowControl w:val="0"/>
              <w:spacing w:before="60" w:after="60"/>
              <w:ind w:left="1080"/>
            </w:pPr>
            <w:r>
              <w:t>You</w:t>
            </w:r>
            <w:r w:rsidR="00A7131E">
              <w:t>r evaluation</w:t>
            </w:r>
            <w:r>
              <w:t xml:space="preserve"> will need </w:t>
            </w:r>
            <w:r w:rsidR="0091787E">
              <w:t xml:space="preserve">a </w:t>
            </w:r>
            <w:r>
              <w:t>conclusion</w:t>
            </w:r>
            <w:r w:rsidR="0091787E">
              <w:t xml:space="preserve"> </w:t>
            </w:r>
            <w:r w:rsidR="009D49C2">
              <w:t xml:space="preserve">about the </w:t>
            </w:r>
            <w:r w:rsidR="008820CA">
              <w:t>most effective re</w:t>
            </w:r>
            <w:r w:rsidR="002419E0">
              <w:t xml:space="preserve">newable energy resource and </w:t>
            </w:r>
            <w:r w:rsidR="00D97DA2">
              <w:t xml:space="preserve">you will </w:t>
            </w:r>
            <w:r w:rsidR="00FE70F0">
              <w:t xml:space="preserve">provide reasons to </w:t>
            </w:r>
            <w:r w:rsidR="002419E0">
              <w:t>justif</w:t>
            </w:r>
            <w:r w:rsidR="0091222B">
              <w:t>y</w:t>
            </w:r>
            <w:r w:rsidR="002419E0">
              <w:t xml:space="preserve"> </w:t>
            </w:r>
            <w:r w:rsidR="0041037A">
              <w:t>your conclusion</w:t>
            </w:r>
            <w:r w:rsidR="00FE70F0">
              <w:t>.</w:t>
            </w:r>
            <w:r w:rsidR="0041037A">
              <w:t xml:space="preserve"> </w:t>
            </w:r>
          </w:p>
          <w:p w14:paraId="29BF0771" w14:textId="77777777" w:rsidR="009F18FB" w:rsidRDefault="009F18FB" w:rsidP="009F18FB">
            <w:pPr>
              <w:widowControl w:val="0"/>
              <w:spacing w:before="60" w:after="60"/>
            </w:pPr>
            <w:r>
              <w:t xml:space="preserve">You must include a </w:t>
            </w:r>
            <w:r w:rsidRPr="005D26ED">
              <w:rPr>
                <w:b/>
                <w:bCs/>
              </w:rPr>
              <w:t>comparison</w:t>
            </w:r>
            <w:r>
              <w:t xml:space="preserve"> of the social, environmental and financial advantages and disadvantages </w:t>
            </w:r>
            <w:r w:rsidRPr="006C1434">
              <w:t>for</w:t>
            </w:r>
            <w:r>
              <w:t xml:space="preserve"> </w:t>
            </w:r>
            <w:r w:rsidRPr="006318F8">
              <w:rPr>
                <w:b/>
                <w:bCs/>
              </w:rPr>
              <w:t>nuclear</w:t>
            </w:r>
            <w:r>
              <w:t xml:space="preserve"> energy and </w:t>
            </w:r>
            <w:r w:rsidRPr="006318F8">
              <w:rPr>
                <w:b/>
                <w:bCs/>
              </w:rPr>
              <w:t>biofuels</w:t>
            </w:r>
            <w:r>
              <w:t xml:space="preserve"> as energy sources.</w:t>
            </w:r>
          </w:p>
          <w:p w14:paraId="07502C45" w14:textId="77777777" w:rsidR="009F18FB" w:rsidDel="00D11EE1" w:rsidRDefault="009F18FB" w:rsidP="00DD1B41">
            <w:pPr>
              <w:widowControl w:val="0"/>
              <w:spacing w:before="60" w:after="60"/>
              <w:ind w:left="1080"/>
              <w:rPr>
                <w:del w:id="2" w:author="Beryl Kilmister" w:date="2020-03-19T20:37:00Z"/>
              </w:rPr>
            </w:pPr>
          </w:p>
          <w:p w14:paraId="4A088783" w14:textId="4443956A" w:rsidR="00581F36" w:rsidRDefault="00581F36" w:rsidP="00912C2B">
            <w:pPr>
              <w:widowControl w:val="0"/>
              <w:spacing w:before="60" w:after="60"/>
            </w:pPr>
          </w:p>
          <w:p w14:paraId="3E4062D4" w14:textId="122E71FE" w:rsidR="00DA7B9E" w:rsidRDefault="006647CF" w:rsidP="00912C2B">
            <w:pPr>
              <w:widowControl w:val="0"/>
              <w:spacing w:before="60" w:after="60"/>
            </w:pPr>
            <w:r>
              <w:t>I</w:t>
            </w:r>
            <w:r w:rsidR="003F7EC3">
              <w:t xml:space="preserve">nclude a </w:t>
            </w:r>
            <w:r>
              <w:rPr>
                <w:b/>
                <w:bCs/>
              </w:rPr>
              <w:t xml:space="preserve">description </w:t>
            </w:r>
            <w:r w:rsidRPr="006647CF">
              <w:t>of</w:t>
            </w:r>
            <w:r w:rsidR="00CA3FAE">
              <w:t xml:space="preserve"> </w:t>
            </w:r>
            <w:r w:rsidR="006A75A6">
              <w:t>t</w:t>
            </w:r>
            <w:r w:rsidR="006A6B05">
              <w:t xml:space="preserve">he </w:t>
            </w:r>
            <w:r w:rsidR="00E37FD9">
              <w:t xml:space="preserve">advantages and disadvantages </w:t>
            </w:r>
            <w:r w:rsidR="00D959E1">
              <w:t xml:space="preserve">of </w:t>
            </w:r>
            <w:r w:rsidR="00FB2A93">
              <w:t xml:space="preserve">renewable energy in relation to the social, environmental and financial </w:t>
            </w:r>
            <w:r w:rsidR="00325A9D">
              <w:t>factors</w:t>
            </w:r>
            <w:r w:rsidR="002A0DB3">
              <w:t xml:space="preserve"> </w:t>
            </w:r>
            <w:r w:rsidR="005E14BD">
              <w:t>for a</w:t>
            </w:r>
            <w:r w:rsidR="00606006">
              <w:t>t</w:t>
            </w:r>
            <w:r w:rsidR="00EB6DD6">
              <w:t xml:space="preserve"> least </w:t>
            </w:r>
            <w:r w:rsidR="00606006" w:rsidRPr="00F86A2F">
              <w:rPr>
                <w:b/>
                <w:bCs/>
              </w:rPr>
              <w:t>TWO</w:t>
            </w:r>
            <w:r w:rsidR="00606006">
              <w:t xml:space="preserve"> </w:t>
            </w:r>
            <w:r w:rsidR="002E49B2">
              <w:t xml:space="preserve">of the following </w:t>
            </w:r>
            <w:r w:rsidR="00606006">
              <w:t>energy</w:t>
            </w:r>
            <w:r w:rsidR="004A24ED">
              <w:t xml:space="preserve"> sources:</w:t>
            </w:r>
          </w:p>
          <w:p w14:paraId="0E2EDED9" w14:textId="77777777" w:rsidR="00AB7F60" w:rsidRDefault="00AB7F60" w:rsidP="003B2D36">
            <w:pPr>
              <w:pStyle w:val="ListParagraph"/>
              <w:widowControl w:val="0"/>
              <w:numPr>
                <w:ilvl w:val="0"/>
                <w:numId w:val="9"/>
              </w:numPr>
              <w:spacing w:before="60" w:after="60"/>
            </w:pPr>
            <w:r>
              <w:t>Solar</w:t>
            </w:r>
          </w:p>
          <w:p w14:paraId="3727D6E4" w14:textId="77777777" w:rsidR="00AB7F60" w:rsidRDefault="00AB7F60" w:rsidP="003B2D36">
            <w:pPr>
              <w:pStyle w:val="ListParagraph"/>
              <w:widowControl w:val="0"/>
              <w:numPr>
                <w:ilvl w:val="0"/>
                <w:numId w:val="9"/>
              </w:numPr>
              <w:spacing w:before="60" w:after="60"/>
            </w:pPr>
            <w:r>
              <w:t>Wind</w:t>
            </w:r>
          </w:p>
          <w:p w14:paraId="0E6BBB2D" w14:textId="2F946A6B" w:rsidR="00AB7F60" w:rsidRDefault="00AB7F60" w:rsidP="003B2D36">
            <w:pPr>
              <w:pStyle w:val="ListParagraph"/>
              <w:widowControl w:val="0"/>
              <w:numPr>
                <w:ilvl w:val="0"/>
                <w:numId w:val="9"/>
              </w:numPr>
              <w:spacing w:before="60" w:after="60"/>
            </w:pPr>
            <w:r>
              <w:t>Hydroelectric</w:t>
            </w:r>
          </w:p>
          <w:p w14:paraId="6BC362D6" w14:textId="0E139C8E" w:rsidR="00974563" w:rsidRDefault="00974563" w:rsidP="003B2D36">
            <w:pPr>
              <w:pStyle w:val="ListParagraph"/>
              <w:widowControl w:val="0"/>
              <w:numPr>
                <w:ilvl w:val="0"/>
                <w:numId w:val="9"/>
              </w:numPr>
              <w:spacing w:before="60" w:after="60"/>
            </w:pPr>
            <w:r>
              <w:t>Tidal/wave</w:t>
            </w:r>
          </w:p>
          <w:p w14:paraId="55F878B9" w14:textId="3E8FE7A8" w:rsidR="00AB7F60" w:rsidRDefault="00AB7F60" w:rsidP="003B2D36">
            <w:pPr>
              <w:pStyle w:val="ListParagraph"/>
              <w:widowControl w:val="0"/>
              <w:numPr>
                <w:ilvl w:val="0"/>
                <w:numId w:val="9"/>
              </w:numPr>
              <w:spacing w:before="60" w:after="60"/>
            </w:pPr>
            <w:r>
              <w:t>Bio</w:t>
            </w:r>
            <w:r w:rsidR="00990F9C">
              <w:t>fuels</w:t>
            </w:r>
          </w:p>
          <w:p w14:paraId="2665104B" w14:textId="36618B15" w:rsidR="00AB7F60" w:rsidRDefault="00AB7F60" w:rsidP="00912C2B">
            <w:pPr>
              <w:pStyle w:val="ListParagraph"/>
              <w:widowControl w:val="0"/>
              <w:numPr>
                <w:ilvl w:val="0"/>
                <w:numId w:val="9"/>
              </w:numPr>
              <w:spacing w:before="60" w:after="60"/>
            </w:pPr>
            <w:r>
              <w:t xml:space="preserve">Geothermal </w:t>
            </w:r>
          </w:p>
          <w:p w14:paraId="49DB096C" w14:textId="77777777" w:rsidR="00B770CD" w:rsidRDefault="00B770CD" w:rsidP="00912C2B">
            <w:pPr>
              <w:widowControl w:val="0"/>
              <w:spacing w:before="60" w:after="60"/>
            </w:pPr>
          </w:p>
          <w:p w14:paraId="547C872F" w14:textId="77777777" w:rsidR="00585FAD" w:rsidRDefault="00127FE1" w:rsidP="00912C2B">
            <w:pPr>
              <w:widowControl w:val="0"/>
              <w:spacing w:before="60" w:after="60"/>
              <w:rPr>
                <w:color w:val="auto"/>
                <w:rtl/>
              </w:rPr>
            </w:pPr>
            <w:r>
              <w:rPr>
                <w:color w:val="auto"/>
              </w:rPr>
              <w:t>Correct scientific terminology must be used and sources must be referenced.</w:t>
            </w:r>
          </w:p>
          <w:p w14:paraId="2FC337B0" w14:textId="77777777" w:rsidR="004B3D40" w:rsidRPr="004B3D40" w:rsidRDefault="004B3D40" w:rsidP="004B3D40">
            <w:pPr>
              <w:widowControl w:val="0"/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color w:val="auto"/>
                <w:rtl/>
              </w:rPr>
              <w:t>العديد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من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الأشخاص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مهتمون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بالمزايا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والعيوب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المرتبطة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بالعوامل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الاجتماعية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والبيئية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والمالية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للاستخدام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المتزايد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للطاقة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المتجددة</w:t>
            </w:r>
            <w:r w:rsidRPr="004B3D40">
              <w:rPr>
                <w:color w:val="auto"/>
                <w:rtl/>
              </w:rPr>
              <w:t xml:space="preserve">.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يجب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أن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تصف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المواد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المعلوماتية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التي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تقدمها،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وتقارن،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وتقيّم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تصورات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الجمهور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المتعلقة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بهذه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القضايا</w:t>
            </w:r>
            <w:r w:rsidRPr="004B3D40">
              <w:rPr>
                <w:color w:val="auto"/>
              </w:rPr>
              <w:t>.</w:t>
            </w:r>
          </w:p>
          <w:p w14:paraId="6F3C3539" w14:textId="77777777" w:rsidR="004B3D40" w:rsidRPr="004B3D40" w:rsidRDefault="004B3D40" w:rsidP="004B3D40">
            <w:pPr>
              <w:widowControl w:val="0"/>
              <w:bidi/>
              <w:spacing w:before="60" w:after="60"/>
              <w:rPr>
                <w:b/>
                <w:bCs/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العوامل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الاجتماعية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والبيئية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والمالية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تشمل</w:t>
            </w:r>
            <w:r w:rsidRPr="004B3D40">
              <w:rPr>
                <w:b/>
                <w:bCs/>
                <w:color w:val="auto"/>
              </w:rPr>
              <w:t>:</w:t>
            </w:r>
          </w:p>
          <w:p w14:paraId="73D2C730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تكاليف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الاستثمار</w:t>
            </w:r>
          </w:p>
          <w:p w14:paraId="78306376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تكاليف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التشغيل</w:t>
            </w:r>
          </w:p>
          <w:p w14:paraId="73649CC7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التخلص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من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النفايات</w:t>
            </w:r>
          </w:p>
          <w:p w14:paraId="75DF6252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التلوث</w:t>
            </w:r>
          </w:p>
          <w:p w14:paraId="15CBD083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استمرارية</w:t>
            </w:r>
            <w:r w:rsidRPr="004B3D40">
              <w:rPr>
                <w:b/>
                <w:bCs/>
                <w:color w:val="auto"/>
                <w:rtl/>
              </w:rPr>
              <w:t xml:space="preserve"> /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عدم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استمرارية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الإمداد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وتخزين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المواد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الخام</w:t>
            </w:r>
          </w:p>
          <w:p w14:paraId="470AFAA5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الكفاءة</w:t>
            </w:r>
          </w:p>
          <w:p w14:paraId="0B3E699B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تأثير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التركيب،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مساحة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الأرض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المطلوبة،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تغيير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الموائل،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الإضرار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بالحياة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البرية،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النقل،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استخدام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الأسمدة</w:t>
            </w:r>
            <w:r w:rsidRPr="004B3D40">
              <w:rPr>
                <w:b/>
                <w:bCs/>
                <w:color w:val="auto"/>
                <w:rtl/>
              </w:rPr>
              <w:t>/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المبيدات،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الحاجة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إلى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المياه</w:t>
            </w:r>
          </w:p>
          <w:p w14:paraId="746614BB" w14:textId="77777777" w:rsidR="004B3D40" w:rsidRPr="004B3D40" w:rsidRDefault="004B3D40" w:rsidP="004B3D40">
            <w:pPr>
              <w:widowControl w:val="0"/>
              <w:numPr>
                <w:ilvl w:val="0"/>
                <w:numId w:val="11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التأثير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الضوضائي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والبصري</w:t>
            </w:r>
          </w:p>
          <w:p w14:paraId="0B363755" w14:textId="77777777" w:rsidR="004B3D40" w:rsidRPr="004B3D40" w:rsidRDefault="004B3D40" w:rsidP="004B3D40">
            <w:pPr>
              <w:widowControl w:val="0"/>
              <w:bidi/>
              <w:spacing w:before="60" w:after="60"/>
              <w:rPr>
                <w:b/>
                <w:bCs/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تقييم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فوائد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وعيوب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الاستخدام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المتزايد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لمصادر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المتجددة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التالية</w:t>
            </w:r>
            <w:r w:rsidRPr="004B3D40">
              <w:rPr>
                <w:b/>
                <w:bCs/>
                <w:color w:val="auto"/>
              </w:rPr>
              <w:t>:</w:t>
            </w:r>
          </w:p>
          <w:p w14:paraId="39F572D9" w14:textId="77777777" w:rsidR="004B3D40" w:rsidRPr="004B3D40" w:rsidRDefault="004B3D40" w:rsidP="004B3D40">
            <w:pPr>
              <w:widowControl w:val="0"/>
              <w:numPr>
                <w:ilvl w:val="0"/>
                <w:numId w:val="12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الشمسية</w:t>
            </w:r>
          </w:p>
          <w:p w14:paraId="1843C6CD" w14:textId="77777777" w:rsidR="004B3D40" w:rsidRPr="004B3D40" w:rsidRDefault="004B3D40" w:rsidP="004B3D40">
            <w:pPr>
              <w:widowControl w:val="0"/>
              <w:numPr>
                <w:ilvl w:val="0"/>
                <w:numId w:val="12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الرياح</w:t>
            </w:r>
          </w:p>
          <w:p w14:paraId="7B2E6363" w14:textId="77777777" w:rsidR="004B3D40" w:rsidRPr="004B3D40" w:rsidRDefault="004B3D40" w:rsidP="004B3D40">
            <w:pPr>
              <w:widowControl w:val="0"/>
              <w:numPr>
                <w:ilvl w:val="0"/>
                <w:numId w:val="12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الكهرومائية</w:t>
            </w:r>
          </w:p>
          <w:p w14:paraId="3DA7C0A8" w14:textId="77777777" w:rsidR="004B3D40" w:rsidRPr="004B3D40" w:rsidRDefault="004B3D40" w:rsidP="004B3D40">
            <w:pPr>
              <w:widowControl w:val="0"/>
              <w:numPr>
                <w:ilvl w:val="0"/>
                <w:numId w:val="12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الكتلة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الحيوية</w:t>
            </w:r>
          </w:p>
          <w:p w14:paraId="6796B1E3" w14:textId="77777777" w:rsidR="004B3D40" w:rsidRPr="004B3D40" w:rsidRDefault="004B3D40" w:rsidP="004B3D40">
            <w:pPr>
              <w:widowControl w:val="0"/>
              <w:numPr>
                <w:ilvl w:val="0"/>
                <w:numId w:val="12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الحرارية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الجوفية</w:t>
            </w:r>
          </w:p>
          <w:p w14:paraId="1B334EE6" w14:textId="77777777" w:rsidR="004B3D40" w:rsidRPr="004B3D40" w:rsidRDefault="004B3D40" w:rsidP="004B3D40">
            <w:pPr>
              <w:widowControl w:val="0"/>
              <w:bidi/>
              <w:spacing w:before="60" w:after="60"/>
              <w:rPr>
                <w:b/>
                <w:bCs/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التقييم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يجب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أن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يتضمن</w:t>
            </w:r>
            <w:r w:rsidRPr="004B3D40">
              <w:rPr>
                <w:b/>
                <w:bCs/>
                <w:color w:val="auto"/>
              </w:rPr>
              <w:t>:</w:t>
            </w:r>
          </w:p>
          <w:p w14:paraId="1A668395" w14:textId="77777777" w:rsidR="004B3D40" w:rsidRPr="004B3D40" w:rsidRDefault="004B3D40" w:rsidP="004B3D40">
            <w:pPr>
              <w:widowControl w:val="0"/>
              <w:numPr>
                <w:ilvl w:val="0"/>
                <w:numId w:val="13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استنتاج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حول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أكثر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مصادر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المتجددة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كفاءة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مع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تقديم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مبررات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لهذا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الاستنتاج</w:t>
            </w:r>
            <w:r w:rsidRPr="004B3D40">
              <w:rPr>
                <w:b/>
                <w:bCs/>
                <w:color w:val="auto"/>
              </w:rPr>
              <w:t>.</w:t>
            </w:r>
          </w:p>
          <w:p w14:paraId="69D29D2E" w14:textId="77777777" w:rsidR="004B3D40" w:rsidRPr="004B3D40" w:rsidRDefault="004B3D40" w:rsidP="004B3D40">
            <w:pPr>
              <w:widowControl w:val="0"/>
              <w:numPr>
                <w:ilvl w:val="0"/>
                <w:numId w:val="13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مقارنة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بين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المزايا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والعيوب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الاجتماعية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والبيئية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والمالية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للطاقة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النووية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والوقود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الحيوي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كمصادر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للطاقة</w:t>
            </w:r>
            <w:r w:rsidRPr="004B3D40">
              <w:rPr>
                <w:b/>
                <w:bCs/>
                <w:color w:val="auto"/>
              </w:rPr>
              <w:t>.</w:t>
            </w:r>
          </w:p>
          <w:p w14:paraId="4FE4D470" w14:textId="77777777" w:rsidR="004B3D40" w:rsidRPr="004B3D40" w:rsidRDefault="004B3D40" w:rsidP="004B3D40">
            <w:pPr>
              <w:widowControl w:val="0"/>
              <w:bidi/>
              <w:spacing w:before="60" w:after="60"/>
              <w:rPr>
                <w:b/>
                <w:bCs/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يجب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تضمين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وصف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للمزايا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والعيوب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الاجتماعية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والبيئية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والمالية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للطاقة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المتجددة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فيما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يتعلق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بمصدرين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على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الأقل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من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التالية</w:t>
            </w:r>
            <w:r w:rsidRPr="004B3D40">
              <w:rPr>
                <w:b/>
                <w:bCs/>
                <w:color w:val="auto"/>
              </w:rPr>
              <w:t>:</w:t>
            </w:r>
          </w:p>
          <w:p w14:paraId="18B6A7A7" w14:textId="77777777" w:rsidR="004B3D40" w:rsidRPr="004B3D40" w:rsidRDefault="004B3D40" w:rsidP="004B3D40">
            <w:pPr>
              <w:widowControl w:val="0"/>
              <w:numPr>
                <w:ilvl w:val="0"/>
                <w:numId w:val="14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الشمسية</w:t>
            </w:r>
          </w:p>
          <w:p w14:paraId="324A78C7" w14:textId="77777777" w:rsidR="004B3D40" w:rsidRPr="004B3D40" w:rsidRDefault="004B3D40" w:rsidP="004B3D40">
            <w:pPr>
              <w:widowControl w:val="0"/>
              <w:numPr>
                <w:ilvl w:val="0"/>
                <w:numId w:val="14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الرياح</w:t>
            </w:r>
          </w:p>
          <w:p w14:paraId="6E082C3A" w14:textId="77777777" w:rsidR="004B3D40" w:rsidRPr="004B3D40" w:rsidRDefault="004B3D40" w:rsidP="004B3D40">
            <w:pPr>
              <w:widowControl w:val="0"/>
              <w:numPr>
                <w:ilvl w:val="0"/>
                <w:numId w:val="14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الكهرومائية</w:t>
            </w:r>
          </w:p>
          <w:p w14:paraId="4A95A747" w14:textId="77777777" w:rsidR="004B3D40" w:rsidRPr="004B3D40" w:rsidRDefault="004B3D40" w:rsidP="004B3D40">
            <w:pPr>
              <w:widowControl w:val="0"/>
              <w:numPr>
                <w:ilvl w:val="0"/>
                <w:numId w:val="14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المد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والجزر</w:t>
            </w:r>
            <w:r w:rsidRPr="004B3D40">
              <w:rPr>
                <w:b/>
                <w:bCs/>
                <w:color w:val="auto"/>
                <w:rtl/>
              </w:rPr>
              <w:t xml:space="preserve"> /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الأمواج</w:t>
            </w:r>
          </w:p>
          <w:p w14:paraId="6A3F3285" w14:textId="77777777" w:rsidR="004B3D40" w:rsidRPr="004B3D40" w:rsidRDefault="004B3D40" w:rsidP="004B3D40">
            <w:pPr>
              <w:widowControl w:val="0"/>
              <w:numPr>
                <w:ilvl w:val="0"/>
                <w:numId w:val="14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الوقود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الحيوي</w:t>
            </w:r>
          </w:p>
          <w:p w14:paraId="15820F75" w14:textId="77777777" w:rsidR="004B3D40" w:rsidRPr="004B3D40" w:rsidRDefault="004B3D40" w:rsidP="004B3D40">
            <w:pPr>
              <w:widowControl w:val="0"/>
              <w:numPr>
                <w:ilvl w:val="0"/>
                <w:numId w:val="14"/>
              </w:numPr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الطاقة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الحرارية</w:t>
            </w:r>
            <w:r w:rsidRPr="004B3D40">
              <w:rPr>
                <w:b/>
                <w:bCs/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b/>
                <w:bCs/>
                <w:color w:val="auto"/>
                <w:rtl/>
              </w:rPr>
              <w:t>الجوفية</w:t>
            </w:r>
          </w:p>
          <w:p w14:paraId="3997A7A3" w14:textId="77777777" w:rsidR="004B3D40" w:rsidRPr="004B3D40" w:rsidRDefault="004B3D40" w:rsidP="004B3D40">
            <w:pPr>
              <w:widowControl w:val="0"/>
              <w:bidi/>
              <w:spacing w:before="60" w:after="60"/>
              <w:rPr>
                <w:color w:val="auto"/>
              </w:rPr>
            </w:pPr>
            <w:r w:rsidRPr="004B3D40">
              <w:rPr>
                <w:rFonts w:ascii="Arial" w:hAnsi="Arial" w:cs="Arial" w:hint="cs"/>
                <w:color w:val="auto"/>
                <w:rtl/>
              </w:rPr>
              <w:t>يجب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استخدام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المصطلحات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العلمية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الصحيحة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والإشارة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إلى</w:t>
            </w:r>
            <w:r w:rsidRPr="004B3D40">
              <w:rPr>
                <w:color w:val="auto"/>
                <w:rtl/>
              </w:rPr>
              <w:t xml:space="preserve"> </w:t>
            </w:r>
            <w:r w:rsidRPr="004B3D40">
              <w:rPr>
                <w:rFonts w:ascii="Arial" w:hAnsi="Arial" w:cs="Arial" w:hint="cs"/>
                <w:color w:val="auto"/>
                <w:rtl/>
              </w:rPr>
              <w:t>المصادر</w:t>
            </w:r>
            <w:r w:rsidRPr="004B3D40">
              <w:rPr>
                <w:color w:val="auto"/>
              </w:rPr>
              <w:t>.</w:t>
            </w:r>
          </w:p>
          <w:p w14:paraId="311176F5" w14:textId="77777777" w:rsidR="004B3D40" w:rsidRPr="004B3D40" w:rsidRDefault="004B3D40" w:rsidP="004B3D40">
            <w:pPr>
              <w:widowControl w:val="0"/>
              <w:bidi/>
              <w:spacing w:before="60" w:after="60"/>
              <w:rPr>
                <w:color w:val="auto"/>
              </w:rPr>
            </w:pPr>
          </w:p>
          <w:p w14:paraId="7380FFD2" w14:textId="509A8F69" w:rsidR="000D5324" w:rsidRPr="00A54629" w:rsidRDefault="000D5324" w:rsidP="00912C2B">
            <w:pPr>
              <w:widowControl w:val="0"/>
              <w:spacing w:before="60" w:after="60"/>
              <w:rPr>
                <w:color w:val="auto"/>
              </w:rPr>
            </w:pPr>
          </w:p>
        </w:tc>
      </w:tr>
      <w:tr w:rsidR="00912C2B" w14:paraId="7DD2453E" w14:textId="77777777" w:rsidTr="006B3B76"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17D2447" w14:textId="77777777" w:rsidR="00912C2B" w:rsidRDefault="00912C2B" w:rsidP="00912C2B">
            <w:pPr>
              <w:contextualSpacing w:val="0"/>
            </w:pPr>
            <w:r>
              <w:rPr>
                <w:b/>
              </w:rPr>
              <w:lastRenderedPageBreak/>
              <w:t xml:space="preserve">Checklist of evidence required </w:t>
            </w:r>
          </w:p>
        </w:tc>
        <w:tc>
          <w:tcPr>
            <w:tcW w:w="8010" w:type="dxa"/>
            <w:tcBorders>
              <w:left w:val="single" w:sz="4" w:space="0" w:color="000000"/>
              <w:bottom w:val="single" w:sz="4" w:space="0" w:color="000000"/>
            </w:tcBorders>
          </w:tcPr>
          <w:p w14:paraId="73AE6CAE" w14:textId="32AEC1FF" w:rsidR="00912C2B" w:rsidRDefault="003A325B" w:rsidP="003A325B">
            <w:pPr>
              <w:spacing w:before="60" w:after="60"/>
            </w:pPr>
            <w:r>
              <w:t>Your information materials will include:</w:t>
            </w:r>
          </w:p>
          <w:p w14:paraId="75553484" w14:textId="0AE1B9A9" w:rsidR="003A325B" w:rsidRPr="00765209" w:rsidRDefault="003A325B" w:rsidP="00765209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rFonts w:cs="OpenSans"/>
                <w:lang w:val="en-GB"/>
              </w:rPr>
            </w:pPr>
            <w:r>
              <w:t xml:space="preserve">An evaluation of the </w:t>
            </w:r>
            <w:r w:rsidR="002E492A" w:rsidRPr="00765209">
              <w:rPr>
                <w:rFonts w:cs="OpenSans"/>
                <w:lang w:val="en-GB"/>
              </w:rPr>
              <w:t>benefits and detrimental effects of increased use of solar, wind, hydroelectric, biomass, and geothermal power</w:t>
            </w:r>
            <w:r w:rsidR="00F507D1" w:rsidRPr="00765209">
              <w:rPr>
                <w:rFonts w:cs="OpenSans"/>
                <w:lang w:val="en-GB"/>
              </w:rPr>
              <w:t>.</w:t>
            </w:r>
          </w:p>
          <w:p w14:paraId="109C41CB" w14:textId="163AA365" w:rsidR="00F507D1" w:rsidRPr="00765209" w:rsidRDefault="006172DE" w:rsidP="00765209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rFonts w:cs="OpenSans"/>
                <w:lang w:val="en-GB"/>
              </w:rPr>
            </w:pPr>
            <w:r w:rsidRPr="00765209">
              <w:rPr>
                <w:rFonts w:cs="OpenSans"/>
                <w:lang w:val="en-GB"/>
              </w:rPr>
              <w:t>A comparison of the social, environmental and financial advantages and disadvantages of using nuclear energy and biofuels as energy sources.</w:t>
            </w:r>
          </w:p>
          <w:p w14:paraId="2E9CCE14" w14:textId="77777777" w:rsidR="00C52E81" w:rsidRDefault="00371E31" w:rsidP="008E39F1">
            <w:pPr>
              <w:pStyle w:val="ListParagraph"/>
              <w:numPr>
                <w:ilvl w:val="0"/>
                <w:numId w:val="10"/>
              </w:numPr>
              <w:spacing w:before="60" w:after="60"/>
            </w:pPr>
            <w:r w:rsidRPr="00765209">
              <w:rPr>
                <w:rFonts w:cs="OpenSans"/>
                <w:lang w:val="en-GB"/>
              </w:rPr>
              <w:t xml:space="preserve">A description </w:t>
            </w:r>
            <w:r w:rsidR="008E39F1" w:rsidRPr="00765209">
              <w:rPr>
                <w:rFonts w:cs="OpenSans"/>
                <w:lang w:val="en-GB"/>
              </w:rPr>
              <w:t xml:space="preserve">of the </w:t>
            </w:r>
            <w:r w:rsidR="008E39F1">
              <w:t>social, environmental and financial advantages and disadvantages of increasing use of renewable energy.</w:t>
            </w:r>
          </w:p>
          <w:p w14:paraId="0384197B" w14:textId="4DC8E242" w:rsidR="000D5324" w:rsidRDefault="000D5324" w:rsidP="000D5324">
            <w:pPr>
              <w:pStyle w:val="ListParagraph"/>
              <w:spacing w:before="60" w:after="60"/>
              <w:ind w:left="360"/>
            </w:pPr>
          </w:p>
        </w:tc>
      </w:tr>
    </w:tbl>
    <w:p w14:paraId="29E0BEAA" w14:textId="2C122432" w:rsidR="006B3B76" w:rsidRDefault="006B3B76"/>
    <w:tbl>
      <w:tblPr>
        <w:tblStyle w:val="a"/>
        <w:tblW w:w="978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8221"/>
      </w:tblGrid>
      <w:tr w:rsidR="006D02F4" w14:paraId="42E7E4A9" w14:textId="77777777" w:rsidTr="0056723E">
        <w:tc>
          <w:tcPr>
            <w:tcW w:w="9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B75942" w14:textId="3CAF3DC0" w:rsidR="006D02F4" w:rsidRDefault="00946F6D">
            <w:pPr>
              <w:contextualSpacing w:val="0"/>
            </w:pPr>
            <w:r>
              <w:rPr>
                <w:b/>
              </w:rPr>
              <w:t>Criteria covered by this task:</w:t>
            </w:r>
          </w:p>
        </w:tc>
      </w:tr>
      <w:tr w:rsidR="006D02F4" w14:paraId="520AE4C7" w14:textId="77777777" w:rsidTr="0056723E">
        <w:trPr>
          <w:trHeight w:val="4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53BFD43" w14:textId="77777777" w:rsidR="006D02F4" w:rsidRDefault="00946F6D">
            <w:pPr>
              <w:contextualSpacing w:val="0"/>
            </w:pPr>
            <w:r>
              <w:t>Unit/Criteria reference</w:t>
            </w:r>
          </w:p>
        </w:tc>
        <w:tc>
          <w:tcPr>
            <w:tcW w:w="8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96FD352" w14:textId="6DAD1294" w:rsidR="006D02F4" w:rsidRDefault="00946F6D">
            <w:pPr>
              <w:contextualSpacing w:val="0"/>
            </w:pPr>
            <w:r>
              <w:t>To achieve the criteria</w:t>
            </w:r>
            <w:r w:rsidR="000A6965">
              <w:t>,</w:t>
            </w:r>
            <w:r>
              <w:t xml:space="preserve"> you must show that you are able to:</w:t>
            </w:r>
          </w:p>
        </w:tc>
      </w:tr>
      <w:tr w:rsidR="006D02F4" w14:paraId="6C6D4F82" w14:textId="77777777" w:rsidTr="0056723E">
        <w:tc>
          <w:tcPr>
            <w:tcW w:w="1560" w:type="dxa"/>
            <w:tcBorders>
              <w:left w:val="single" w:sz="4" w:space="0" w:color="000000"/>
              <w:right w:val="single" w:sz="4" w:space="0" w:color="000000"/>
            </w:tcBorders>
          </w:tcPr>
          <w:p w14:paraId="06F78707" w14:textId="58FF4E71" w:rsidR="006D02F4" w:rsidRPr="005507C1" w:rsidRDefault="00CD72FB" w:rsidP="00A90D6E">
            <w:pPr>
              <w:contextualSpacing w:val="0"/>
              <w:rPr>
                <w:b/>
              </w:rPr>
            </w:pPr>
            <w:r>
              <w:rPr>
                <w:b/>
              </w:rPr>
              <w:t>C</w:t>
            </w:r>
            <w:r w:rsidR="005507C1">
              <w:rPr>
                <w:b/>
              </w:rPr>
              <w:t>.D</w:t>
            </w:r>
            <w:r w:rsidR="00AA14B5">
              <w:rPr>
                <w:b/>
              </w:rPr>
              <w:t>3</w:t>
            </w:r>
          </w:p>
        </w:tc>
        <w:tc>
          <w:tcPr>
            <w:tcW w:w="8221" w:type="dxa"/>
            <w:tcBorders>
              <w:left w:val="single" w:sz="4" w:space="0" w:color="000000"/>
            </w:tcBorders>
          </w:tcPr>
          <w:p w14:paraId="6103DE20" w14:textId="3D24F4D1" w:rsidR="006D02F4" w:rsidRPr="006172DE" w:rsidRDefault="00264B26" w:rsidP="00264B26">
            <w:pPr>
              <w:autoSpaceDE w:val="0"/>
              <w:autoSpaceDN w:val="0"/>
              <w:adjustRightInd w:val="0"/>
              <w:contextualSpacing w:val="0"/>
            </w:pPr>
            <w:r w:rsidRPr="006172DE">
              <w:rPr>
                <w:rFonts w:cs="OpenSans"/>
                <w:lang w:val="en-GB"/>
              </w:rPr>
              <w:t>Evaluate the benefits and detrimental effects of increased use of solar, wind, hydroelectric, biomass, and geothermal power.</w:t>
            </w:r>
          </w:p>
        </w:tc>
      </w:tr>
      <w:tr w:rsidR="00EB2947" w14:paraId="62B80F94" w14:textId="77777777" w:rsidTr="0056723E"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D3103" w14:textId="68089806" w:rsidR="00EB2947" w:rsidRDefault="00CD72FB" w:rsidP="00A90D6E">
            <w:pPr>
              <w:rPr>
                <w:b/>
              </w:rPr>
            </w:pPr>
            <w:r>
              <w:rPr>
                <w:b/>
              </w:rPr>
              <w:t>C</w:t>
            </w:r>
            <w:r w:rsidR="0010181C">
              <w:rPr>
                <w:b/>
              </w:rPr>
              <w:t>.M</w:t>
            </w:r>
            <w:r>
              <w:rPr>
                <w:b/>
              </w:rPr>
              <w:t>3</w:t>
            </w:r>
          </w:p>
        </w:tc>
        <w:tc>
          <w:tcPr>
            <w:tcW w:w="8221" w:type="dxa"/>
            <w:tcBorders>
              <w:left w:val="single" w:sz="4" w:space="0" w:color="000000"/>
              <w:bottom w:val="single" w:sz="4" w:space="0" w:color="000000"/>
            </w:tcBorders>
          </w:tcPr>
          <w:p w14:paraId="0BDE1AD5" w14:textId="4D6D6791" w:rsidR="00EB2947" w:rsidRPr="006172DE" w:rsidRDefault="00B770D1" w:rsidP="00235838">
            <w:pPr>
              <w:autoSpaceDE w:val="0"/>
              <w:autoSpaceDN w:val="0"/>
              <w:adjustRightInd w:val="0"/>
            </w:pPr>
            <w:r w:rsidRPr="006172DE">
              <w:rPr>
                <w:rFonts w:cs="OpenSans"/>
                <w:lang w:val="en-GB"/>
              </w:rPr>
              <w:t>Compare the social,</w:t>
            </w:r>
            <w:r w:rsidR="00235838" w:rsidRPr="006172DE">
              <w:rPr>
                <w:rFonts w:cs="OpenSans"/>
                <w:lang w:val="en-GB"/>
              </w:rPr>
              <w:t xml:space="preserve"> </w:t>
            </w:r>
            <w:r w:rsidRPr="006172DE">
              <w:rPr>
                <w:rFonts w:cs="OpenSans"/>
                <w:lang w:val="en-GB"/>
              </w:rPr>
              <w:t>environmental and</w:t>
            </w:r>
            <w:r w:rsidR="00235838" w:rsidRPr="006172DE">
              <w:rPr>
                <w:rFonts w:cs="OpenSans"/>
                <w:lang w:val="en-GB"/>
              </w:rPr>
              <w:t xml:space="preserve"> </w:t>
            </w:r>
            <w:r w:rsidRPr="006172DE">
              <w:rPr>
                <w:rFonts w:cs="OpenSans"/>
                <w:lang w:val="en-GB"/>
              </w:rPr>
              <w:t>financial advantages</w:t>
            </w:r>
            <w:r w:rsidR="00235838" w:rsidRPr="006172DE">
              <w:rPr>
                <w:rFonts w:cs="OpenSans"/>
                <w:lang w:val="en-GB"/>
              </w:rPr>
              <w:t xml:space="preserve"> </w:t>
            </w:r>
            <w:r w:rsidRPr="006172DE">
              <w:rPr>
                <w:rFonts w:cs="OpenSans"/>
                <w:lang w:val="en-GB"/>
              </w:rPr>
              <w:t>and disadvantages of</w:t>
            </w:r>
            <w:r w:rsidR="00235838" w:rsidRPr="006172DE">
              <w:rPr>
                <w:rFonts w:cs="OpenSans"/>
                <w:lang w:val="en-GB"/>
              </w:rPr>
              <w:t xml:space="preserve"> </w:t>
            </w:r>
            <w:r w:rsidRPr="006172DE">
              <w:rPr>
                <w:rFonts w:cs="OpenSans"/>
                <w:lang w:val="en-GB"/>
              </w:rPr>
              <w:t>using nuclear energy</w:t>
            </w:r>
            <w:r w:rsidR="00235838" w:rsidRPr="006172DE">
              <w:rPr>
                <w:rFonts w:cs="OpenSans"/>
                <w:lang w:val="en-GB"/>
              </w:rPr>
              <w:t xml:space="preserve"> </w:t>
            </w:r>
            <w:r w:rsidRPr="006172DE">
              <w:rPr>
                <w:rFonts w:cs="OpenSans"/>
                <w:lang w:val="en-GB"/>
              </w:rPr>
              <w:t>and biofuels as</w:t>
            </w:r>
            <w:r w:rsidR="00235838" w:rsidRPr="006172DE">
              <w:rPr>
                <w:rFonts w:cs="OpenSans"/>
                <w:lang w:val="en-GB"/>
              </w:rPr>
              <w:t xml:space="preserve"> </w:t>
            </w:r>
            <w:r w:rsidRPr="006172DE">
              <w:rPr>
                <w:rFonts w:cs="OpenSans"/>
                <w:lang w:val="en-GB"/>
              </w:rPr>
              <w:t>energy sources.</w:t>
            </w:r>
          </w:p>
        </w:tc>
      </w:tr>
      <w:tr w:rsidR="00EB2947" w14:paraId="2F33F258" w14:textId="77777777" w:rsidTr="0056723E"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0546F" w14:textId="7116B2D9" w:rsidR="00EB2947" w:rsidRDefault="00CD72FB" w:rsidP="00A90D6E">
            <w:pPr>
              <w:rPr>
                <w:b/>
              </w:rPr>
            </w:pPr>
            <w:r>
              <w:rPr>
                <w:b/>
              </w:rPr>
              <w:t>C</w:t>
            </w:r>
            <w:r w:rsidR="0010181C">
              <w:rPr>
                <w:b/>
              </w:rPr>
              <w:t>.P</w:t>
            </w:r>
            <w:r w:rsidR="00AA14B5">
              <w:rPr>
                <w:b/>
              </w:rPr>
              <w:t>5</w:t>
            </w:r>
          </w:p>
        </w:tc>
        <w:tc>
          <w:tcPr>
            <w:tcW w:w="8221" w:type="dxa"/>
            <w:tcBorders>
              <w:left w:val="single" w:sz="4" w:space="0" w:color="000000"/>
              <w:bottom w:val="single" w:sz="4" w:space="0" w:color="000000"/>
            </w:tcBorders>
          </w:tcPr>
          <w:p w14:paraId="6793E137" w14:textId="683C4244" w:rsidR="00EB2947" w:rsidRDefault="006E11EE" w:rsidP="00FD7192">
            <w:pPr>
              <w:autoSpaceDE w:val="0"/>
              <w:autoSpaceDN w:val="0"/>
              <w:adjustRightInd w:val="0"/>
            </w:pPr>
            <w:r>
              <w:t>Describe the social, environmental and financial advantages</w:t>
            </w:r>
            <w:r w:rsidR="00FD7192">
              <w:t xml:space="preserve"> </w:t>
            </w:r>
            <w:r>
              <w:t>of increasing use of renewable energy.</w:t>
            </w:r>
          </w:p>
        </w:tc>
      </w:tr>
      <w:tr w:rsidR="00AA14B5" w14:paraId="5CD3BF9B" w14:textId="77777777" w:rsidTr="0056723E">
        <w:tc>
          <w:tcPr>
            <w:tcW w:w="15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CE3B" w14:textId="21351737" w:rsidR="00AA14B5" w:rsidRDefault="00AA14B5" w:rsidP="00A90D6E">
            <w:pPr>
              <w:rPr>
                <w:b/>
              </w:rPr>
            </w:pPr>
            <w:r>
              <w:rPr>
                <w:b/>
              </w:rPr>
              <w:t>C.P6</w:t>
            </w:r>
          </w:p>
        </w:tc>
        <w:tc>
          <w:tcPr>
            <w:tcW w:w="8221" w:type="dxa"/>
            <w:tcBorders>
              <w:left w:val="single" w:sz="4" w:space="0" w:color="000000"/>
              <w:bottom w:val="single" w:sz="4" w:space="0" w:color="000000"/>
            </w:tcBorders>
          </w:tcPr>
          <w:p w14:paraId="019F718C" w14:textId="467BE73C" w:rsidR="00AA14B5" w:rsidRPr="008E72B2" w:rsidRDefault="008E72B2" w:rsidP="008E72B2">
            <w:pPr>
              <w:autoSpaceDE w:val="0"/>
              <w:autoSpaceDN w:val="0"/>
              <w:adjustRightInd w:val="0"/>
            </w:pPr>
            <w:r w:rsidRPr="008E72B2">
              <w:rPr>
                <w:rFonts w:cs="OpenSans"/>
                <w:lang w:val="en-GB"/>
              </w:rPr>
              <w:t>Describe the disadvantages of increasing use of renewable energy.</w:t>
            </w:r>
          </w:p>
        </w:tc>
      </w:tr>
      <w:tr w:rsidR="006D02F4" w14:paraId="2492CF86" w14:textId="77777777" w:rsidTr="0056723E">
        <w:trPr>
          <w:trHeight w:val="60"/>
        </w:trPr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44AE1A6" w14:textId="77777777" w:rsidR="006D02F4" w:rsidRDefault="00946F6D">
            <w:pPr>
              <w:contextualSpacing w:val="0"/>
            </w:pPr>
            <w:r>
              <w:rPr>
                <w:b/>
              </w:rPr>
              <w:t>Sources of information to support you with this Assignment</w:t>
            </w:r>
          </w:p>
        </w:tc>
        <w:tc>
          <w:tcPr>
            <w:tcW w:w="8221" w:type="dxa"/>
            <w:tcBorders>
              <w:bottom w:val="single" w:sz="4" w:space="0" w:color="000000"/>
            </w:tcBorders>
          </w:tcPr>
          <w:p w14:paraId="379C30E6" w14:textId="389D33DD" w:rsidR="00371708" w:rsidRDefault="00371708">
            <w:pPr>
              <w:contextualSpacing w:val="0"/>
            </w:pPr>
            <w:hyperlink r:id="rId11" w:history="1">
              <w:r w:rsidRPr="00ED0C32">
                <w:rPr>
                  <w:rStyle w:val="Hyperlink"/>
                </w:rPr>
                <w:t>https://www.conserve-energy-future.com/advantages-and-disadvantages-of-renewable-energy.php</w:t>
              </w:r>
            </w:hyperlink>
            <w:r>
              <w:t xml:space="preserve"> </w:t>
            </w:r>
          </w:p>
          <w:p w14:paraId="57C21ACD" w14:textId="1F8702CE" w:rsidR="00F31011" w:rsidRDefault="00F31011">
            <w:pPr>
              <w:contextualSpacing w:val="0"/>
            </w:pPr>
            <w:hyperlink r:id="rId12" w:history="1">
              <w:r w:rsidRPr="00ED0C32">
                <w:rPr>
                  <w:rStyle w:val="Hyperlink"/>
                </w:rPr>
                <w:t>https://www.apse.org.uk/apse/index.cfm/research/current-research-programme/powerful-impacts-exploring-the-social-and-economic-benefits-of-renewable-energy-schemes/</w:t>
              </w:r>
            </w:hyperlink>
            <w:r>
              <w:t xml:space="preserve"> </w:t>
            </w:r>
          </w:p>
          <w:p w14:paraId="2F6F5622" w14:textId="4312BC0C" w:rsidR="00AA6176" w:rsidRDefault="00AA6176">
            <w:pPr>
              <w:contextualSpacing w:val="0"/>
            </w:pPr>
            <w:hyperlink r:id="rId13" w:history="1">
              <w:r w:rsidRPr="00ED0C32">
                <w:rPr>
                  <w:rStyle w:val="Hyperlink"/>
                </w:rPr>
                <w:t>http://large.stanford.edu/courses/2018/ph241/kuet2/</w:t>
              </w:r>
            </w:hyperlink>
          </w:p>
          <w:p w14:paraId="4F3E0FC3" w14:textId="545246AA" w:rsidR="00723A7F" w:rsidRDefault="00723A7F">
            <w:pPr>
              <w:contextualSpacing w:val="0"/>
            </w:pPr>
            <w:hyperlink r:id="rId14" w:history="1">
              <w:r w:rsidRPr="00ED0C32">
                <w:rPr>
                  <w:rStyle w:val="Hyperlink"/>
                </w:rPr>
                <w:t>https://www.thebalance.com/nuclear-power-how-it-works-pros-cons-impact-3306336</w:t>
              </w:r>
            </w:hyperlink>
            <w:r>
              <w:t xml:space="preserve"> </w:t>
            </w:r>
          </w:p>
          <w:p w14:paraId="51E6F6B1" w14:textId="1C0E7102" w:rsidR="00AA6176" w:rsidRDefault="000649B3">
            <w:pPr>
              <w:contextualSpacing w:val="0"/>
            </w:pPr>
            <w:hyperlink r:id="rId15" w:history="1">
              <w:r w:rsidRPr="00ED0C32">
                <w:rPr>
                  <w:rStyle w:val="Hyperlink"/>
                </w:rPr>
                <w:t>https://www.conserve-energy-future.com/advantages-and-disadvantages-of-biofuels.php</w:t>
              </w:r>
            </w:hyperlink>
            <w:r>
              <w:t xml:space="preserve"> </w:t>
            </w:r>
          </w:p>
        </w:tc>
      </w:tr>
      <w:tr w:rsidR="006D02F4" w14:paraId="166BC159" w14:textId="77777777" w:rsidTr="0056723E">
        <w:trPr>
          <w:trHeight w:val="60"/>
        </w:trPr>
        <w:tc>
          <w:tcPr>
            <w:tcW w:w="1560" w:type="dxa"/>
            <w:tcBorders>
              <w:bottom w:val="single" w:sz="4" w:space="0" w:color="auto"/>
            </w:tcBorders>
            <w:shd w:val="clear" w:color="auto" w:fill="D9D9D9"/>
          </w:tcPr>
          <w:p w14:paraId="2F301EBF" w14:textId="77777777" w:rsidR="006D02F4" w:rsidRDefault="00946F6D">
            <w:pPr>
              <w:contextualSpacing w:val="0"/>
            </w:pPr>
            <w:r>
              <w:rPr>
                <w:b/>
              </w:rPr>
              <w:t>Other assessment materials attached to this Assignment Brief</w:t>
            </w:r>
          </w:p>
        </w:tc>
        <w:tc>
          <w:tcPr>
            <w:tcW w:w="8221" w:type="dxa"/>
            <w:tcBorders>
              <w:bottom w:val="single" w:sz="4" w:space="0" w:color="auto"/>
            </w:tcBorders>
          </w:tcPr>
          <w:p w14:paraId="641861C5" w14:textId="6E79B62B" w:rsidR="006D02F4" w:rsidRDefault="005C24E9" w:rsidP="00F65614">
            <w:r w:rsidRPr="00A06900">
              <w:t>e.g. work sheets, risk assessments, case study</w:t>
            </w:r>
          </w:p>
        </w:tc>
      </w:tr>
    </w:tbl>
    <w:p w14:paraId="3EE533B2" w14:textId="77777777" w:rsidR="006D02F4" w:rsidRDefault="006D02F4"/>
    <w:p w14:paraId="7EDB9897" w14:textId="77777777" w:rsidR="006D02F4" w:rsidRDefault="006D02F4"/>
    <w:sectPr w:rsidR="006D02F4" w:rsidSect="00F5262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720" w:footer="89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11B1A" w14:textId="77777777" w:rsidR="008563A4" w:rsidRDefault="008563A4">
      <w:r>
        <w:separator/>
      </w:r>
    </w:p>
  </w:endnote>
  <w:endnote w:type="continuationSeparator" w:id="0">
    <w:p w14:paraId="1780FBF2" w14:textId="77777777" w:rsidR="008563A4" w:rsidRDefault="00856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F46E" w14:textId="72A8B8DD" w:rsidR="00453426" w:rsidRDefault="00453426" w:rsidP="00453426">
    <w:pPr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1973FD71" wp14:editId="11CEA861">
          <wp:simplePos x="0" y="0"/>
          <wp:positionH relativeFrom="margin">
            <wp:posOffset>4880610</wp:posOffset>
          </wp:positionH>
          <wp:positionV relativeFrom="paragraph">
            <wp:posOffset>11430</wp:posOffset>
          </wp:positionV>
          <wp:extent cx="1402080" cy="672998"/>
          <wp:effectExtent l="0" t="0" r="7620" b="0"/>
          <wp:wrapNone/>
          <wp:docPr id="26" name="Picture 26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erdana" w:hAnsi="Verdana"/>
        <w:color w:val="000000"/>
        <w:sz w:val="16"/>
        <w:szCs w:val="16"/>
      </w:rPr>
      <w:t xml:space="preserve">Assignment Brief LA </w:t>
    </w:r>
    <w:r w:rsidR="000D5324">
      <w:rPr>
        <w:rFonts w:ascii="Verdana" w:hAnsi="Verdana"/>
        <w:color w:val="000000"/>
        <w:sz w:val="16"/>
        <w:szCs w:val="16"/>
      </w:rPr>
      <w:t>C</w:t>
    </w:r>
    <w:r>
      <w:rPr>
        <w:rFonts w:ascii="Verdana" w:hAnsi="Verdana"/>
        <w:color w:val="000000"/>
        <w:sz w:val="16"/>
        <w:szCs w:val="16"/>
      </w:rPr>
      <w:t xml:space="preserve"> v1.0 </w:t>
    </w:r>
    <w:r w:rsidR="000D5324">
      <w:rPr>
        <w:rFonts w:ascii="Verdana" w:hAnsi="Verdana"/>
        <w:color w:val="000000"/>
        <w:sz w:val="16"/>
        <w:szCs w:val="16"/>
      </w:rPr>
      <w:t xml:space="preserve">March </w:t>
    </w:r>
    <w:r w:rsidR="007431D7">
      <w:rPr>
        <w:rFonts w:ascii="Verdana" w:hAnsi="Verdana"/>
        <w:color w:val="000000"/>
        <w:sz w:val="16"/>
        <w:szCs w:val="16"/>
      </w:rPr>
      <w:t>2020</w:t>
    </w:r>
  </w:p>
  <w:p w14:paraId="0966AB1E" w14:textId="2A670B97" w:rsidR="00453426" w:rsidRDefault="00453426" w:rsidP="007431D7">
    <w:pPr>
      <w:pStyle w:val="NormalWeb"/>
      <w:spacing w:before="0" w:beforeAutospacing="0" w:after="0" w:afterAutospacing="0"/>
    </w:pPr>
    <w:r>
      <w:rPr>
        <w:rFonts w:ascii="Verdana" w:hAnsi="Verdana"/>
        <w:color w:val="000000"/>
        <w:sz w:val="16"/>
        <w:szCs w:val="16"/>
      </w:rPr>
      <w:t xml:space="preserve">BTEC Level 3 </w:t>
    </w:r>
    <w:r w:rsidR="007431D7">
      <w:rPr>
        <w:rFonts w:ascii="Verdana" w:hAnsi="Verdana"/>
        <w:color w:val="000000"/>
        <w:sz w:val="16"/>
        <w:szCs w:val="16"/>
      </w:rPr>
      <w:t>Intern</w:t>
    </w:r>
    <w:r>
      <w:rPr>
        <w:rFonts w:ascii="Verdana" w:hAnsi="Verdana"/>
        <w:color w:val="000000"/>
        <w:sz w:val="16"/>
        <w:szCs w:val="16"/>
      </w:rPr>
      <w:t xml:space="preserve">ational in </w:t>
    </w:r>
    <w:r w:rsidR="007431D7">
      <w:rPr>
        <w:rFonts w:ascii="Verdana" w:hAnsi="Verdana"/>
        <w:color w:val="000000"/>
        <w:sz w:val="16"/>
        <w:szCs w:val="16"/>
      </w:rPr>
      <w:t>Applied Science</w:t>
    </w:r>
  </w:p>
  <w:p w14:paraId="42BF5977" w14:textId="77777777" w:rsidR="00453426" w:rsidRDefault="00453426" w:rsidP="00453426">
    <w:pPr>
      <w:pStyle w:val="Footer"/>
    </w:pPr>
  </w:p>
  <w:p w14:paraId="41D81394" w14:textId="77777777" w:rsidR="00453426" w:rsidRPr="00354378" w:rsidRDefault="00453426" w:rsidP="00453426">
    <w:pPr>
      <w:pStyle w:val="Footer"/>
    </w:pPr>
  </w:p>
  <w:p w14:paraId="3DF592BF" w14:textId="77777777" w:rsidR="006D02F4" w:rsidRPr="00453426" w:rsidRDefault="006D02F4" w:rsidP="004534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6CC5" w14:textId="02F79855" w:rsidR="006D02F4" w:rsidRDefault="00197A7A" w:rsidP="00197A7A">
    <w:pPr>
      <w:tabs>
        <w:tab w:val="center" w:pos="4513"/>
        <w:tab w:val="right" w:pos="9026"/>
      </w:tabs>
      <w:spacing w:after="720"/>
      <w:jc w:val="right"/>
    </w:pPr>
    <w:r w:rsidRPr="00943A9D">
      <w:rPr>
        <w:b/>
        <w:noProof/>
        <w:lang w:val="en-GB" w:eastAsia="en-GB"/>
      </w:rPr>
      <w:drawing>
        <wp:inline distT="0" distB="0" distL="0" distR="0" wp14:anchorId="6F9B965F" wp14:editId="3EE49BC5">
          <wp:extent cx="952500" cy="285750"/>
          <wp:effectExtent l="0" t="0" r="0" b="0"/>
          <wp:docPr id="28" name="Picture 28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59891" w14:textId="77777777" w:rsidR="008563A4" w:rsidRDefault="008563A4">
      <w:r>
        <w:separator/>
      </w:r>
    </w:p>
  </w:footnote>
  <w:footnote w:type="continuationSeparator" w:id="0">
    <w:p w14:paraId="746660AC" w14:textId="77777777" w:rsidR="008563A4" w:rsidRDefault="00856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7106E" w14:textId="6F30D17D" w:rsidR="006D02F4" w:rsidRDefault="0018001B">
    <w:pPr>
      <w:spacing w:before="720"/>
      <w:jc w:val="right"/>
    </w:pPr>
    <w:r>
      <w:rPr>
        <w:noProof/>
      </w:rPr>
      <w:drawing>
        <wp:anchor distT="0" distB="0" distL="114300" distR="114300" simplePos="0" relativeHeight="251663360" behindDoc="1" locked="0" layoutInCell="1" allowOverlap="1" wp14:anchorId="3EE1A577" wp14:editId="22DCD271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5731510" cy="923925"/>
          <wp:effectExtent l="0" t="0" r="2540" b="9525"/>
          <wp:wrapTight wrapText="bothSides">
            <wp:wrapPolygon edited="0">
              <wp:start x="0" y="0"/>
              <wp:lineTo x="0" y="21377"/>
              <wp:lineTo x="21538" y="21377"/>
              <wp:lineTo x="21538" y="0"/>
              <wp:lineTo x="0" y="0"/>
            </wp:wrapPolygon>
          </wp:wrapTight>
          <wp:docPr id="25" name="Picture 2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18DFB64" w14:textId="77777777" w:rsidR="006D02F4" w:rsidRDefault="006D02F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B37BE" w14:textId="4E4FE78E" w:rsidR="006D02F4" w:rsidRDefault="00946F6D">
    <w:pPr>
      <w:tabs>
        <w:tab w:val="center" w:pos="4513"/>
        <w:tab w:val="right" w:pos="9026"/>
      </w:tabs>
      <w:spacing w:before="720"/>
      <w:jc w:val="right"/>
    </w:pPr>
    <w:r>
      <w:rPr>
        <w:noProof/>
        <w:lang w:val="en-GB" w:eastAsia="en-GB"/>
      </w:rPr>
      <w:drawing>
        <wp:inline distT="0" distB="0" distL="0" distR="0" wp14:anchorId="6CE32F1F" wp14:editId="6A7318A3">
          <wp:extent cx="914400" cy="277792"/>
          <wp:effectExtent l="0" t="0" r="0" b="0"/>
          <wp:docPr id="27" name="image03.jpg" descr="BTec_Logo-Orang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jpg" descr="BTec_Logo-Orang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2777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EEC"/>
    <w:multiLevelType w:val="hybridMultilevel"/>
    <w:tmpl w:val="AC327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7454"/>
    <w:multiLevelType w:val="multilevel"/>
    <w:tmpl w:val="0DC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4F1B"/>
    <w:multiLevelType w:val="hybridMultilevel"/>
    <w:tmpl w:val="EE18D5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3418A3"/>
    <w:multiLevelType w:val="hybridMultilevel"/>
    <w:tmpl w:val="C9EE3D98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9651E6"/>
    <w:multiLevelType w:val="hybridMultilevel"/>
    <w:tmpl w:val="4EA20510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A38192F"/>
    <w:multiLevelType w:val="multilevel"/>
    <w:tmpl w:val="AF22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7A92"/>
    <w:multiLevelType w:val="hybridMultilevel"/>
    <w:tmpl w:val="E946C78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79449E"/>
    <w:multiLevelType w:val="multilevel"/>
    <w:tmpl w:val="58843BC2"/>
    <w:lvl w:ilvl="0">
      <w:start w:val="1"/>
      <w:numFmt w:val="bullet"/>
      <w:lvlText w:val="o"/>
      <w:lvlJc w:val="left"/>
      <w:pPr>
        <w:ind w:left="108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firstLine="6120"/>
      </w:pPr>
      <w:rPr>
        <w:rFonts w:ascii="Arial" w:eastAsia="Arial" w:hAnsi="Arial" w:cs="Arial"/>
      </w:rPr>
    </w:lvl>
  </w:abstractNum>
  <w:abstractNum w:abstractNumId="8" w15:restartNumberingAfterBreak="0">
    <w:nsid w:val="299F7FA6"/>
    <w:multiLevelType w:val="hybridMultilevel"/>
    <w:tmpl w:val="96D60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1D2CC2"/>
    <w:multiLevelType w:val="hybridMultilevel"/>
    <w:tmpl w:val="9B9060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8D0E2D"/>
    <w:multiLevelType w:val="multilevel"/>
    <w:tmpl w:val="0B10D7CA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1" w15:restartNumberingAfterBreak="0">
    <w:nsid w:val="6E4938C3"/>
    <w:multiLevelType w:val="multilevel"/>
    <w:tmpl w:val="9038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F0C7B"/>
    <w:multiLevelType w:val="multilevel"/>
    <w:tmpl w:val="E7ECF258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080" w:firstLine="7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800" w:firstLine="14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520" w:firstLine="21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240" w:firstLine="28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960" w:firstLine="36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680" w:firstLine="43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400" w:firstLine="50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120" w:firstLine="5760"/>
      </w:pPr>
      <w:rPr>
        <w:rFonts w:ascii="Arial" w:eastAsia="Arial" w:hAnsi="Arial" w:cs="Arial"/>
      </w:rPr>
    </w:lvl>
  </w:abstractNum>
  <w:abstractNum w:abstractNumId="13" w15:restartNumberingAfterBreak="0">
    <w:nsid w:val="7E420B54"/>
    <w:multiLevelType w:val="multilevel"/>
    <w:tmpl w:val="B38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010697">
    <w:abstractNumId w:val="7"/>
  </w:num>
  <w:num w:numId="2" w16cid:durableId="1905488312">
    <w:abstractNumId w:val="10"/>
  </w:num>
  <w:num w:numId="3" w16cid:durableId="1744058967">
    <w:abstractNumId w:val="12"/>
  </w:num>
  <w:num w:numId="4" w16cid:durableId="1325167058">
    <w:abstractNumId w:val="0"/>
  </w:num>
  <w:num w:numId="5" w16cid:durableId="1999917550">
    <w:abstractNumId w:val="9"/>
  </w:num>
  <w:num w:numId="6" w16cid:durableId="1364746304">
    <w:abstractNumId w:val="3"/>
  </w:num>
  <w:num w:numId="7" w16cid:durableId="1083651005">
    <w:abstractNumId w:val="8"/>
  </w:num>
  <w:num w:numId="8" w16cid:durableId="1974359396">
    <w:abstractNumId w:val="6"/>
  </w:num>
  <w:num w:numId="9" w16cid:durableId="1333608537">
    <w:abstractNumId w:val="4"/>
  </w:num>
  <w:num w:numId="10" w16cid:durableId="2015910094">
    <w:abstractNumId w:val="2"/>
  </w:num>
  <w:num w:numId="11" w16cid:durableId="1733431700">
    <w:abstractNumId w:val="11"/>
  </w:num>
  <w:num w:numId="12" w16cid:durableId="563489958">
    <w:abstractNumId w:val="13"/>
  </w:num>
  <w:num w:numId="13" w16cid:durableId="1265109389">
    <w:abstractNumId w:val="1"/>
  </w:num>
  <w:num w:numId="14" w16cid:durableId="79286388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eryl Kilmister">
    <w15:presenceInfo w15:providerId="Windows Live" w15:userId="5e9568db84c671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MbM0srQwsDQwNTNQ0lEKTi0uzszPAykwrgUALvujXCwAAAA="/>
  </w:docVars>
  <w:rsids>
    <w:rsidRoot w:val="006D02F4"/>
    <w:rsid w:val="00032870"/>
    <w:rsid w:val="0003777F"/>
    <w:rsid w:val="00056567"/>
    <w:rsid w:val="00061834"/>
    <w:rsid w:val="00061EE5"/>
    <w:rsid w:val="000649B3"/>
    <w:rsid w:val="00073F5A"/>
    <w:rsid w:val="00081B37"/>
    <w:rsid w:val="0008270E"/>
    <w:rsid w:val="00084EDE"/>
    <w:rsid w:val="000A152D"/>
    <w:rsid w:val="000A6965"/>
    <w:rsid w:val="000A6DF9"/>
    <w:rsid w:val="000B3B86"/>
    <w:rsid w:val="000D5324"/>
    <w:rsid w:val="000F113A"/>
    <w:rsid w:val="0010181C"/>
    <w:rsid w:val="001122DB"/>
    <w:rsid w:val="00114410"/>
    <w:rsid w:val="00122B93"/>
    <w:rsid w:val="001232E1"/>
    <w:rsid w:val="0012700D"/>
    <w:rsid w:val="00127FE1"/>
    <w:rsid w:val="00133B6F"/>
    <w:rsid w:val="0013643D"/>
    <w:rsid w:val="001502DF"/>
    <w:rsid w:val="001573C3"/>
    <w:rsid w:val="0016698A"/>
    <w:rsid w:val="00172459"/>
    <w:rsid w:val="0018001B"/>
    <w:rsid w:val="0018311C"/>
    <w:rsid w:val="00197A7A"/>
    <w:rsid w:val="001A7FAD"/>
    <w:rsid w:val="001B5661"/>
    <w:rsid w:val="001B7190"/>
    <w:rsid w:val="001C1DC6"/>
    <w:rsid w:val="001C26DC"/>
    <w:rsid w:val="001C703C"/>
    <w:rsid w:val="001E0386"/>
    <w:rsid w:val="00233917"/>
    <w:rsid w:val="00235838"/>
    <w:rsid w:val="0024163F"/>
    <w:rsid w:val="002419E0"/>
    <w:rsid w:val="002438A2"/>
    <w:rsid w:val="00256CD0"/>
    <w:rsid w:val="00264B26"/>
    <w:rsid w:val="00276913"/>
    <w:rsid w:val="002A0DB3"/>
    <w:rsid w:val="002B52C4"/>
    <w:rsid w:val="002B6687"/>
    <w:rsid w:val="002D49E4"/>
    <w:rsid w:val="002D4A52"/>
    <w:rsid w:val="002E492A"/>
    <w:rsid w:val="002E49B2"/>
    <w:rsid w:val="002F4B1E"/>
    <w:rsid w:val="002F682B"/>
    <w:rsid w:val="0030481C"/>
    <w:rsid w:val="0030556A"/>
    <w:rsid w:val="003059E7"/>
    <w:rsid w:val="003063A7"/>
    <w:rsid w:val="00314EE8"/>
    <w:rsid w:val="00325A9D"/>
    <w:rsid w:val="00327DFF"/>
    <w:rsid w:val="003365ED"/>
    <w:rsid w:val="0034459B"/>
    <w:rsid w:val="00354686"/>
    <w:rsid w:val="00360D3C"/>
    <w:rsid w:val="00365D02"/>
    <w:rsid w:val="00371708"/>
    <w:rsid w:val="00371E31"/>
    <w:rsid w:val="003773E3"/>
    <w:rsid w:val="0038274D"/>
    <w:rsid w:val="00382EB9"/>
    <w:rsid w:val="00397D61"/>
    <w:rsid w:val="003A325B"/>
    <w:rsid w:val="003B2D36"/>
    <w:rsid w:val="003B6E10"/>
    <w:rsid w:val="003E35E8"/>
    <w:rsid w:val="003F266C"/>
    <w:rsid w:val="003F773F"/>
    <w:rsid w:val="003F7EC3"/>
    <w:rsid w:val="0041037A"/>
    <w:rsid w:val="00431DE8"/>
    <w:rsid w:val="00453426"/>
    <w:rsid w:val="0045552D"/>
    <w:rsid w:val="0045743F"/>
    <w:rsid w:val="00466F4F"/>
    <w:rsid w:val="00485CBC"/>
    <w:rsid w:val="00491636"/>
    <w:rsid w:val="00493268"/>
    <w:rsid w:val="004A24ED"/>
    <w:rsid w:val="004B3D40"/>
    <w:rsid w:val="004C1FD6"/>
    <w:rsid w:val="004C5BE9"/>
    <w:rsid w:val="004D0771"/>
    <w:rsid w:val="004E1447"/>
    <w:rsid w:val="004F0E66"/>
    <w:rsid w:val="004F1543"/>
    <w:rsid w:val="004F40C7"/>
    <w:rsid w:val="00511927"/>
    <w:rsid w:val="005120C9"/>
    <w:rsid w:val="00512927"/>
    <w:rsid w:val="005222CC"/>
    <w:rsid w:val="00523AA6"/>
    <w:rsid w:val="00524D39"/>
    <w:rsid w:val="005343EC"/>
    <w:rsid w:val="005344DC"/>
    <w:rsid w:val="005353B0"/>
    <w:rsid w:val="005425AF"/>
    <w:rsid w:val="005441CA"/>
    <w:rsid w:val="005507C1"/>
    <w:rsid w:val="005561F8"/>
    <w:rsid w:val="0056723E"/>
    <w:rsid w:val="005724FA"/>
    <w:rsid w:val="00581F36"/>
    <w:rsid w:val="00584957"/>
    <w:rsid w:val="00585FAD"/>
    <w:rsid w:val="00587DF6"/>
    <w:rsid w:val="005941FC"/>
    <w:rsid w:val="005B1F01"/>
    <w:rsid w:val="005B2EE3"/>
    <w:rsid w:val="005B3848"/>
    <w:rsid w:val="005C24E9"/>
    <w:rsid w:val="005C3B0F"/>
    <w:rsid w:val="005D26ED"/>
    <w:rsid w:val="005E14BD"/>
    <w:rsid w:val="005F3E92"/>
    <w:rsid w:val="005F6EC9"/>
    <w:rsid w:val="00606006"/>
    <w:rsid w:val="006172DE"/>
    <w:rsid w:val="0062596C"/>
    <w:rsid w:val="006260A9"/>
    <w:rsid w:val="006318F8"/>
    <w:rsid w:val="006349E5"/>
    <w:rsid w:val="00635734"/>
    <w:rsid w:val="00650DFF"/>
    <w:rsid w:val="006647CF"/>
    <w:rsid w:val="00666C2C"/>
    <w:rsid w:val="0068391E"/>
    <w:rsid w:val="00696E5A"/>
    <w:rsid w:val="006A1D35"/>
    <w:rsid w:val="006A5864"/>
    <w:rsid w:val="006A6B05"/>
    <w:rsid w:val="006A75A6"/>
    <w:rsid w:val="006B3B76"/>
    <w:rsid w:val="006C1434"/>
    <w:rsid w:val="006C25CA"/>
    <w:rsid w:val="006D02F4"/>
    <w:rsid w:val="006D47D9"/>
    <w:rsid w:val="006D4E21"/>
    <w:rsid w:val="006D7AAE"/>
    <w:rsid w:val="006E11EE"/>
    <w:rsid w:val="006E4A64"/>
    <w:rsid w:val="0070489E"/>
    <w:rsid w:val="007151BB"/>
    <w:rsid w:val="00717FEA"/>
    <w:rsid w:val="00723A7F"/>
    <w:rsid w:val="00723F34"/>
    <w:rsid w:val="00724BB2"/>
    <w:rsid w:val="0073203B"/>
    <w:rsid w:val="007372C7"/>
    <w:rsid w:val="007431D7"/>
    <w:rsid w:val="00745D15"/>
    <w:rsid w:val="007601D0"/>
    <w:rsid w:val="00765209"/>
    <w:rsid w:val="007A2108"/>
    <w:rsid w:val="007A27CD"/>
    <w:rsid w:val="007A715A"/>
    <w:rsid w:val="007D0D32"/>
    <w:rsid w:val="007E6206"/>
    <w:rsid w:val="007E77DF"/>
    <w:rsid w:val="007F349D"/>
    <w:rsid w:val="007F7E56"/>
    <w:rsid w:val="00833CE8"/>
    <w:rsid w:val="00836227"/>
    <w:rsid w:val="008563A4"/>
    <w:rsid w:val="008625E0"/>
    <w:rsid w:val="00870413"/>
    <w:rsid w:val="0087382C"/>
    <w:rsid w:val="008820CA"/>
    <w:rsid w:val="008A2575"/>
    <w:rsid w:val="008B72F0"/>
    <w:rsid w:val="008B7B23"/>
    <w:rsid w:val="008D568D"/>
    <w:rsid w:val="008E0C2C"/>
    <w:rsid w:val="008E27E3"/>
    <w:rsid w:val="008E39F1"/>
    <w:rsid w:val="008E72B2"/>
    <w:rsid w:val="008F5D04"/>
    <w:rsid w:val="008F74B6"/>
    <w:rsid w:val="0091222B"/>
    <w:rsid w:val="00912C2B"/>
    <w:rsid w:val="009167B1"/>
    <w:rsid w:val="0091787E"/>
    <w:rsid w:val="009259CF"/>
    <w:rsid w:val="00943544"/>
    <w:rsid w:val="00946F6D"/>
    <w:rsid w:val="00956258"/>
    <w:rsid w:val="00974563"/>
    <w:rsid w:val="00986006"/>
    <w:rsid w:val="00990F9C"/>
    <w:rsid w:val="00990FF8"/>
    <w:rsid w:val="009A0C7D"/>
    <w:rsid w:val="009A1160"/>
    <w:rsid w:val="009B1487"/>
    <w:rsid w:val="009B387E"/>
    <w:rsid w:val="009D49C2"/>
    <w:rsid w:val="009E073C"/>
    <w:rsid w:val="009E207A"/>
    <w:rsid w:val="009F130F"/>
    <w:rsid w:val="009F18FB"/>
    <w:rsid w:val="009F5375"/>
    <w:rsid w:val="009F695D"/>
    <w:rsid w:val="00A04B42"/>
    <w:rsid w:val="00A1114D"/>
    <w:rsid w:val="00A14E53"/>
    <w:rsid w:val="00A25CAC"/>
    <w:rsid w:val="00A26FB2"/>
    <w:rsid w:val="00A35095"/>
    <w:rsid w:val="00A47157"/>
    <w:rsid w:val="00A515AE"/>
    <w:rsid w:val="00A54629"/>
    <w:rsid w:val="00A5525C"/>
    <w:rsid w:val="00A7131E"/>
    <w:rsid w:val="00A8272C"/>
    <w:rsid w:val="00A90D6E"/>
    <w:rsid w:val="00AA14B5"/>
    <w:rsid w:val="00AA43B2"/>
    <w:rsid w:val="00AA6176"/>
    <w:rsid w:val="00AA7CA3"/>
    <w:rsid w:val="00AB7F60"/>
    <w:rsid w:val="00AF5EE8"/>
    <w:rsid w:val="00B0224D"/>
    <w:rsid w:val="00B2292E"/>
    <w:rsid w:val="00B40485"/>
    <w:rsid w:val="00B41024"/>
    <w:rsid w:val="00B57277"/>
    <w:rsid w:val="00B64434"/>
    <w:rsid w:val="00B74C65"/>
    <w:rsid w:val="00B770CD"/>
    <w:rsid w:val="00B770D1"/>
    <w:rsid w:val="00B8766E"/>
    <w:rsid w:val="00B94FE6"/>
    <w:rsid w:val="00BB0FB8"/>
    <w:rsid w:val="00BD39F5"/>
    <w:rsid w:val="00C23408"/>
    <w:rsid w:val="00C366B7"/>
    <w:rsid w:val="00C418EA"/>
    <w:rsid w:val="00C52E81"/>
    <w:rsid w:val="00C63940"/>
    <w:rsid w:val="00C74376"/>
    <w:rsid w:val="00C82A30"/>
    <w:rsid w:val="00CA134D"/>
    <w:rsid w:val="00CA3FAE"/>
    <w:rsid w:val="00CA7633"/>
    <w:rsid w:val="00CC1F4D"/>
    <w:rsid w:val="00CC6426"/>
    <w:rsid w:val="00CD72FB"/>
    <w:rsid w:val="00D07A54"/>
    <w:rsid w:val="00D11EE1"/>
    <w:rsid w:val="00D16098"/>
    <w:rsid w:val="00D24AA6"/>
    <w:rsid w:val="00D30B2A"/>
    <w:rsid w:val="00D32DA3"/>
    <w:rsid w:val="00D40A23"/>
    <w:rsid w:val="00D72813"/>
    <w:rsid w:val="00D919B9"/>
    <w:rsid w:val="00D959E1"/>
    <w:rsid w:val="00D965E6"/>
    <w:rsid w:val="00D97DA2"/>
    <w:rsid w:val="00D97FAE"/>
    <w:rsid w:val="00DA3749"/>
    <w:rsid w:val="00DA7B9E"/>
    <w:rsid w:val="00DC105B"/>
    <w:rsid w:val="00DC73C5"/>
    <w:rsid w:val="00DC78F3"/>
    <w:rsid w:val="00DD1B41"/>
    <w:rsid w:val="00DD5B64"/>
    <w:rsid w:val="00DE2194"/>
    <w:rsid w:val="00E057CB"/>
    <w:rsid w:val="00E12E5F"/>
    <w:rsid w:val="00E13940"/>
    <w:rsid w:val="00E20DA2"/>
    <w:rsid w:val="00E314F5"/>
    <w:rsid w:val="00E36025"/>
    <w:rsid w:val="00E37FD9"/>
    <w:rsid w:val="00E44AC7"/>
    <w:rsid w:val="00E535B6"/>
    <w:rsid w:val="00E66481"/>
    <w:rsid w:val="00E76D8B"/>
    <w:rsid w:val="00E828DD"/>
    <w:rsid w:val="00E947B1"/>
    <w:rsid w:val="00EA30E9"/>
    <w:rsid w:val="00EB2947"/>
    <w:rsid w:val="00EB3108"/>
    <w:rsid w:val="00EB6DD6"/>
    <w:rsid w:val="00EE25BA"/>
    <w:rsid w:val="00EF7450"/>
    <w:rsid w:val="00F23CD7"/>
    <w:rsid w:val="00F30FC9"/>
    <w:rsid w:val="00F31011"/>
    <w:rsid w:val="00F3784E"/>
    <w:rsid w:val="00F4402F"/>
    <w:rsid w:val="00F5044B"/>
    <w:rsid w:val="00F507D1"/>
    <w:rsid w:val="00F52622"/>
    <w:rsid w:val="00F52CC1"/>
    <w:rsid w:val="00F65614"/>
    <w:rsid w:val="00F65E02"/>
    <w:rsid w:val="00F716C8"/>
    <w:rsid w:val="00F71773"/>
    <w:rsid w:val="00F7597E"/>
    <w:rsid w:val="00F86A2F"/>
    <w:rsid w:val="00F95F18"/>
    <w:rsid w:val="00F968BE"/>
    <w:rsid w:val="00FA5210"/>
    <w:rsid w:val="00FB2A93"/>
    <w:rsid w:val="00FB463C"/>
    <w:rsid w:val="00FC198C"/>
    <w:rsid w:val="00FC1D9E"/>
    <w:rsid w:val="00FC2487"/>
    <w:rsid w:val="00FC4C2D"/>
    <w:rsid w:val="00FD7192"/>
    <w:rsid w:val="00FE1A61"/>
    <w:rsid w:val="00FE35E0"/>
    <w:rsid w:val="00FE6A52"/>
    <w:rsid w:val="00FE70F0"/>
    <w:rsid w:val="00FF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706A0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C7437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A43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43B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43B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43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43B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3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3B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85CB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700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97A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A7A"/>
  </w:style>
  <w:style w:type="paragraph" w:styleId="Footer">
    <w:name w:val="footer"/>
    <w:basedOn w:val="Normal"/>
    <w:link w:val="FooterChar"/>
    <w:uiPriority w:val="99"/>
    <w:unhideWhenUsed/>
    <w:rsid w:val="00197A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A7A"/>
  </w:style>
  <w:style w:type="paragraph" w:styleId="NormalWeb">
    <w:name w:val="Normal (Web)"/>
    <w:basedOn w:val="Normal"/>
    <w:uiPriority w:val="99"/>
    <w:unhideWhenUsed/>
    <w:rsid w:val="0045342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GB" w:eastAsia="zh-CN"/>
    </w:rPr>
  </w:style>
  <w:style w:type="paragraph" w:customStyle="1" w:styleId="Default">
    <w:name w:val="Default"/>
    <w:rsid w:val="003365ED"/>
    <w:pPr>
      <w:autoSpaceDE w:val="0"/>
      <w:autoSpaceDN w:val="0"/>
      <w:adjustRightInd w:val="0"/>
    </w:pPr>
    <w:rPr>
      <w:rFonts w:ascii="Open Sans" w:hAnsi="Open Sans" w:cs="Open Sans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3717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2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6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large.stanford.edu/courses/2018/ph241/kuet2/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yperlink" Target="https://www.apse.org.uk/apse/index.cfm/research/current-research-programme/powerful-impacts-exploring-the-social-and-economic-benefits-of-renewable-energy-schemes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onserve-energy-future.com/advantages-and-disadvantages-of-renewable-energy.php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www.conserve-energy-future.com/advantages-and-disadvantages-of-biofuels.php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thebalance.com/nuclear-power-how-it-works-pros-cons-impact-3306336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89dd34-b7b2-4280-9494-d7c0f5ea7f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7DF969BCCE0A4E880618CA834D3FEC" ma:contentTypeVersion="1" ma:contentTypeDescription="Create a new document." ma:contentTypeScope="" ma:versionID="b4602605ed333511d9440b7012346fa0">
  <xsd:schema xmlns:xsd="http://www.w3.org/2001/XMLSchema" xmlns:xs="http://www.w3.org/2001/XMLSchema" xmlns:p="http://schemas.microsoft.com/office/2006/metadata/properties" xmlns:ns2="e489dd34-b7b2-4280-9494-d7c0f5ea7ff3" targetNamespace="http://schemas.microsoft.com/office/2006/metadata/properties" ma:root="true" ma:fieldsID="13bd211b4e4c628100d78d0097ed5181" ns2:_="">
    <xsd:import namespace="e489dd34-b7b2-4280-9494-d7c0f5ea7ff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89dd34-b7b2-4280-9494-d7c0f5ea7ff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C0CFB-89EF-439C-8F18-C6B38D3286AD}">
  <ds:schemaRefs>
    <ds:schemaRef ds:uri="http://schemas.microsoft.com/office/2006/metadata/properties"/>
    <ds:schemaRef ds:uri="http://schemas.microsoft.com/office/infopath/2007/PartnerControls"/>
    <ds:schemaRef ds:uri="e489dd34-b7b2-4280-9494-d7c0f5ea7ff3"/>
  </ds:schemaRefs>
</ds:datastoreItem>
</file>

<file path=customXml/itemProps2.xml><?xml version="1.0" encoding="utf-8"?>
<ds:datastoreItem xmlns:ds="http://schemas.openxmlformats.org/officeDocument/2006/customXml" ds:itemID="{36447FA9-6B0A-495B-8924-482856B1D8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AF0F5F-C114-4C7A-B482-78A95ADBB5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89dd34-b7b2-4280-9494-d7c0f5ea7f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5304B5F-F611-4A0D-A9B8-332DCB8CA3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Denise</dc:creator>
  <cp:lastModifiedBy>Tareq ZAINALDIN</cp:lastModifiedBy>
  <cp:revision>6</cp:revision>
  <dcterms:created xsi:type="dcterms:W3CDTF">2020-03-20T11:46:00Z</dcterms:created>
  <dcterms:modified xsi:type="dcterms:W3CDTF">2026-02-14T11:18:00Z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0x010100C77DF969BCCE0A4E880618CA834D3FEC</vt:lpwstr>
  </property>
</Properties>
</file>