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87"/>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108"/>
        <w:gridCol w:w="5093"/>
      </w:tblGrid>
      <w:tr w:rsidR="00490080" w:rsidRPr="009A036D" w14:paraId="1C988644" w14:textId="77777777" w:rsidTr="003546AF">
        <w:trPr>
          <w:trHeight w:hRule="exact" w:val="367"/>
        </w:trPr>
        <w:tc>
          <w:tcPr>
            <w:tcW w:w="10201" w:type="dxa"/>
            <w:gridSpan w:val="2"/>
            <w:shd w:val="clear" w:color="auto" w:fill="F2F2F2" w:themeFill="background1" w:themeFillShade="F2"/>
            <w:tcMar>
              <w:top w:w="0" w:type="dxa"/>
              <w:left w:w="85" w:type="dxa"/>
              <w:bottom w:w="0" w:type="dxa"/>
              <w:right w:w="85" w:type="dxa"/>
            </w:tcMar>
            <w:vAlign w:val="center"/>
          </w:tcPr>
          <w:p w14:paraId="1C988643" w14:textId="77777777" w:rsidR="00490080" w:rsidRPr="009A036D" w:rsidRDefault="00490080" w:rsidP="006413DD">
            <w:pPr>
              <w:spacing w:after="0" w:line="240" w:lineRule="auto"/>
              <w:jc w:val="center"/>
              <w:rPr>
                <w:rFonts w:asciiTheme="minorHAnsi" w:hAnsiTheme="minorHAnsi" w:cstheme="minorHAnsi"/>
                <w:sz w:val="28"/>
                <w:szCs w:val="28"/>
              </w:rPr>
            </w:pPr>
            <w:bookmarkStart w:id="0" w:name="_Hlk42116482"/>
            <w:bookmarkEnd w:id="0"/>
            <w:r w:rsidRPr="009A036D">
              <w:rPr>
                <w:rFonts w:asciiTheme="minorHAnsi" w:hAnsiTheme="minorHAnsi" w:cstheme="minorHAnsi"/>
                <w:b/>
                <w:sz w:val="28"/>
                <w:szCs w:val="28"/>
              </w:rPr>
              <w:t>Qualification</w:t>
            </w:r>
          </w:p>
        </w:tc>
      </w:tr>
      <w:tr w:rsidR="00490080" w:rsidRPr="009A036D" w14:paraId="1C988646" w14:textId="77777777" w:rsidTr="003546AF">
        <w:trPr>
          <w:trHeight w:val="695"/>
        </w:trPr>
        <w:sdt>
          <w:sdtPr>
            <w:rPr>
              <w:rFonts w:asciiTheme="minorHAnsi" w:hAnsiTheme="minorHAnsi" w:cstheme="minorHAnsi"/>
              <w:sz w:val="28"/>
              <w:szCs w:val="28"/>
            </w:rPr>
            <w:alias w:val="Select your program"/>
            <w:tag w:val="Select your program"/>
            <w:id w:val="-977682953"/>
            <w:placeholder>
              <w:docPart w:val="1F16A77B5EC74DC78EEB3F065549BCA0"/>
            </w:placeholder>
            <w:comboBox>
              <w:listItem w:value="Choose an item."/>
              <w:listItem w:displayText="HND in Computing (RQF)" w:value="HND in Computing (RQF)"/>
              <w:listItem w:displayText="HND in Business (RQF)" w:value="HND in Business (RQF)"/>
              <w:listItem w:displayText="HND in Arts and Design (RQF)" w:value="HND in Arts and Design (RQF)"/>
              <w:listItem w:displayText="BTEC Level 3 - Information Technology" w:value="BTEC Level 3 - Information Technology"/>
              <w:listItem w:displayText="BTEC Level 3 - Applied Science" w:value="BTEC Level 3 - Applied Science"/>
              <w:listItem w:displayText="BTEC Level 7 - Extended Diploma in Strategic Management and Leadership" w:value="BTEC Level 7 - Extended Diploma in Strategic Management and Leadership"/>
            </w:comboBox>
          </w:sdtPr>
          <w:sdtEndPr/>
          <w:sdtContent>
            <w:tc>
              <w:tcPr>
                <w:tcW w:w="10201" w:type="dxa"/>
                <w:gridSpan w:val="2"/>
                <w:shd w:val="solid" w:color="FFFFFF" w:fill="auto"/>
                <w:tcMar>
                  <w:top w:w="0" w:type="dxa"/>
                  <w:left w:w="85" w:type="dxa"/>
                  <w:bottom w:w="0" w:type="dxa"/>
                  <w:right w:w="85" w:type="dxa"/>
                </w:tcMar>
                <w:vAlign w:val="center"/>
              </w:tcPr>
              <w:p w14:paraId="1C988645" w14:textId="296A48CC" w:rsidR="00490080" w:rsidRPr="009A036D" w:rsidRDefault="00DE518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sz w:val="28"/>
                    <w:szCs w:val="28"/>
                  </w:rPr>
                  <w:t>BTEC Level 3 - Applied Science</w:t>
                </w:r>
              </w:p>
            </w:tc>
          </w:sdtContent>
        </w:sdt>
      </w:tr>
      <w:tr w:rsidR="00464549" w:rsidRPr="009A036D" w14:paraId="1C988649" w14:textId="77777777" w:rsidTr="003546AF">
        <w:trPr>
          <w:trHeight w:val="353"/>
        </w:trPr>
        <w:tc>
          <w:tcPr>
            <w:tcW w:w="5108" w:type="dxa"/>
            <w:shd w:val="clear" w:color="auto" w:fill="F2F2F2" w:themeFill="background1" w:themeFillShade="F2"/>
            <w:tcMar>
              <w:top w:w="0" w:type="dxa"/>
              <w:left w:w="85" w:type="dxa"/>
              <w:bottom w:w="0" w:type="dxa"/>
              <w:right w:w="85" w:type="dxa"/>
            </w:tcMar>
            <w:vAlign w:val="center"/>
          </w:tcPr>
          <w:p w14:paraId="1C988647" w14:textId="26C83D1C" w:rsidR="00464549" w:rsidRPr="009A036D" w:rsidRDefault="0046454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Center Name</w:t>
            </w:r>
          </w:p>
        </w:tc>
        <w:tc>
          <w:tcPr>
            <w:tcW w:w="5093" w:type="dxa"/>
            <w:shd w:val="clear" w:color="auto" w:fill="F2F2F2" w:themeFill="background1" w:themeFillShade="F2"/>
            <w:tcMar>
              <w:top w:w="0" w:type="dxa"/>
              <w:left w:w="85" w:type="dxa"/>
              <w:bottom w:w="0" w:type="dxa"/>
              <w:right w:w="85" w:type="dxa"/>
            </w:tcMar>
            <w:vAlign w:val="center"/>
          </w:tcPr>
          <w:p w14:paraId="1C988648" w14:textId="6ADD2B7E" w:rsidR="00464549" w:rsidRPr="009A036D" w:rsidRDefault="0057468D"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Center Registration</w:t>
            </w:r>
            <w:r w:rsidR="00464549" w:rsidRPr="009A036D">
              <w:rPr>
                <w:rFonts w:asciiTheme="minorHAnsi" w:hAnsiTheme="minorHAnsi" w:cstheme="minorHAnsi"/>
                <w:b/>
                <w:sz w:val="28"/>
                <w:szCs w:val="28"/>
              </w:rPr>
              <w:t xml:space="preserve"> No</w:t>
            </w:r>
          </w:p>
        </w:tc>
      </w:tr>
      <w:tr w:rsidR="00464549" w:rsidRPr="009A036D" w14:paraId="1C98864C" w14:textId="77777777" w:rsidTr="003546AF">
        <w:trPr>
          <w:trHeight w:val="713"/>
        </w:trPr>
        <w:tc>
          <w:tcPr>
            <w:tcW w:w="5108" w:type="dxa"/>
            <w:shd w:val="solid" w:color="FFFFFF" w:fill="auto"/>
            <w:tcMar>
              <w:top w:w="0" w:type="dxa"/>
              <w:left w:w="85" w:type="dxa"/>
              <w:bottom w:w="0" w:type="dxa"/>
              <w:right w:w="85" w:type="dxa"/>
            </w:tcMar>
            <w:vAlign w:val="center"/>
          </w:tcPr>
          <w:p w14:paraId="1C98864A" w14:textId="1CD75A30" w:rsidR="00464549" w:rsidRPr="009A036D" w:rsidRDefault="0046454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bCs/>
                <w:sz w:val="28"/>
                <w:szCs w:val="28"/>
              </w:rPr>
              <w:t>ABC</w:t>
            </w:r>
            <w:r w:rsidR="00613673" w:rsidRPr="009A036D">
              <w:rPr>
                <w:rFonts w:asciiTheme="minorHAnsi" w:hAnsiTheme="minorHAnsi" w:cstheme="minorHAnsi"/>
                <w:bCs/>
                <w:sz w:val="28"/>
                <w:szCs w:val="28"/>
              </w:rPr>
              <w:t xml:space="preserve"> </w:t>
            </w:r>
            <w:r w:rsidR="00C6249F" w:rsidRPr="009A036D">
              <w:rPr>
                <w:rFonts w:asciiTheme="minorHAnsi" w:hAnsiTheme="minorHAnsi" w:cstheme="minorHAnsi"/>
                <w:bCs/>
                <w:sz w:val="28"/>
                <w:szCs w:val="28"/>
              </w:rPr>
              <w:t>H</w:t>
            </w:r>
            <w:r w:rsidRPr="009A036D">
              <w:rPr>
                <w:rFonts w:asciiTheme="minorHAnsi" w:hAnsiTheme="minorHAnsi" w:cstheme="minorHAnsi"/>
                <w:bCs/>
                <w:sz w:val="28"/>
                <w:szCs w:val="28"/>
              </w:rPr>
              <w:t xml:space="preserve">orizon </w:t>
            </w:r>
            <w:r w:rsidR="00C6249F" w:rsidRPr="009A036D">
              <w:rPr>
                <w:rFonts w:asciiTheme="minorHAnsi" w:hAnsiTheme="minorHAnsi" w:cstheme="minorHAnsi"/>
                <w:bCs/>
                <w:sz w:val="28"/>
                <w:szCs w:val="28"/>
              </w:rPr>
              <w:t>Academy</w:t>
            </w:r>
          </w:p>
        </w:tc>
        <w:tc>
          <w:tcPr>
            <w:tcW w:w="5093" w:type="dxa"/>
            <w:shd w:val="solid" w:color="FFFFFF" w:fill="auto"/>
            <w:tcMar>
              <w:top w:w="0" w:type="dxa"/>
              <w:left w:w="85" w:type="dxa"/>
              <w:bottom w:w="0" w:type="dxa"/>
              <w:right w:w="85" w:type="dxa"/>
            </w:tcMar>
            <w:vAlign w:val="center"/>
          </w:tcPr>
          <w:p w14:paraId="1C98864B" w14:textId="0CC20476" w:rsidR="00464549" w:rsidRPr="009A036D" w:rsidRDefault="0046454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bCs/>
                <w:sz w:val="28"/>
                <w:szCs w:val="28"/>
              </w:rPr>
              <w:t>91667</w:t>
            </w:r>
          </w:p>
        </w:tc>
      </w:tr>
      <w:tr w:rsidR="007F6F59" w:rsidRPr="009A036D" w14:paraId="1C98864F" w14:textId="38C8A7D5" w:rsidTr="00B6385D">
        <w:trPr>
          <w:trHeight w:hRule="exact" w:val="373"/>
        </w:trPr>
        <w:tc>
          <w:tcPr>
            <w:tcW w:w="5108" w:type="dxa"/>
            <w:shd w:val="clear" w:color="auto" w:fill="F2F2F2" w:themeFill="background1" w:themeFillShade="F2"/>
            <w:tcMar>
              <w:top w:w="0" w:type="dxa"/>
              <w:left w:w="85" w:type="dxa"/>
              <w:bottom w:w="0" w:type="dxa"/>
              <w:right w:w="85" w:type="dxa"/>
            </w:tcMar>
            <w:vAlign w:val="center"/>
          </w:tcPr>
          <w:p w14:paraId="1C98864D" w14:textId="3737A5C7" w:rsidR="007F6F59" w:rsidRPr="009A036D" w:rsidRDefault="007F6F5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Student name</w:t>
            </w:r>
          </w:p>
        </w:tc>
        <w:tc>
          <w:tcPr>
            <w:tcW w:w="5093" w:type="dxa"/>
            <w:shd w:val="clear" w:color="auto" w:fill="F2F2F2" w:themeFill="background1" w:themeFillShade="F2"/>
            <w:vAlign w:val="center"/>
          </w:tcPr>
          <w:p w14:paraId="04DB7A1D" w14:textId="72E854F1" w:rsidR="007F6F59" w:rsidRPr="009A036D" w:rsidRDefault="007F6F59" w:rsidP="006413DD">
            <w:pPr>
              <w:spacing w:line="276" w:lineRule="auto"/>
              <w:jc w:val="center"/>
              <w:rPr>
                <w:rFonts w:asciiTheme="minorHAnsi" w:hAnsiTheme="minorHAnsi" w:cstheme="minorHAnsi"/>
                <w:sz w:val="28"/>
                <w:szCs w:val="28"/>
              </w:rPr>
            </w:pPr>
            <w:r w:rsidRPr="009A036D">
              <w:rPr>
                <w:rFonts w:asciiTheme="minorHAnsi" w:hAnsiTheme="minorHAnsi" w:cstheme="minorHAnsi"/>
                <w:b/>
                <w:sz w:val="28"/>
                <w:szCs w:val="28"/>
              </w:rPr>
              <w:t>Assessor name</w:t>
            </w:r>
          </w:p>
        </w:tc>
      </w:tr>
      <w:tr w:rsidR="007F6F59" w:rsidRPr="009A036D" w14:paraId="1C988652" w14:textId="560F9A69" w:rsidTr="003546AF">
        <w:trPr>
          <w:trHeight w:val="695"/>
        </w:trPr>
        <w:sdt>
          <w:sdtPr>
            <w:rPr>
              <w:rFonts w:asciiTheme="minorHAnsi" w:hAnsiTheme="minorHAnsi" w:cstheme="minorHAnsi"/>
              <w:sz w:val="28"/>
              <w:szCs w:val="28"/>
            </w:rPr>
            <w:id w:val="1727342824"/>
            <w:placeholder>
              <w:docPart w:val="5279AAF978764AE38D5BA0FC1CB36805"/>
            </w:placeholder>
          </w:sdtPr>
          <w:sdtEndPr/>
          <w:sdtContent>
            <w:tc>
              <w:tcPr>
                <w:tcW w:w="5108" w:type="dxa"/>
                <w:shd w:val="solid" w:color="FFFFFF" w:fill="auto"/>
                <w:tcMar>
                  <w:top w:w="0" w:type="dxa"/>
                  <w:left w:w="85" w:type="dxa"/>
                  <w:bottom w:w="0" w:type="dxa"/>
                  <w:right w:w="85" w:type="dxa"/>
                </w:tcMar>
                <w:vAlign w:val="center"/>
              </w:tcPr>
              <w:p w14:paraId="1C988650" w14:textId="3E5EEEC2" w:rsidR="007F6F59" w:rsidRPr="009A036D" w:rsidRDefault="002411E7" w:rsidP="006413DD">
                <w:pPr>
                  <w:spacing w:after="0" w:line="240" w:lineRule="auto"/>
                  <w:jc w:val="center"/>
                  <w:rPr>
                    <w:rFonts w:asciiTheme="minorHAnsi" w:hAnsiTheme="minorHAnsi" w:cstheme="minorHAnsi"/>
                    <w:sz w:val="28"/>
                    <w:szCs w:val="28"/>
                  </w:rPr>
                </w:pPr>
                <w:proofErr w:type="spellStart"/>
                <w:r>
                  <w:rPr>
                    <w:rFonts w:asciiTheme="minorHAnsi" w:hAnsiTheme="minorHAnsi" w:cstheme="minorHAnsi"/>
                    <w:sz w:val="28"/>
                    <w:szCs w:val="28"/>
                  </w:rPr>
                  <w:t>Zeid</w:t>
                </w:r>
                <w:proofErr w:type="spellEnd"/>
                <w:r>
                  <w:rPr>
                    <w:rFonts w:asciiTheme="minorHAnsi" w:hAnsiTheme="minorHAnsi" w:cstheme="minorHAnsi"/>
                    <w:sz w:val="28"/>
                    <w:szCs w:val="28"/>
                  </w:rPr>
                  <w:t xml:space="preserve"> </w:t>
                </w:r>
                <w:proofErr w:type="spellStart"/>
                <w:r>
                  <w:rPr>
                    <w:rFonts w:asciiTheme="minorHAnsi" w:hAnsiTheme="minorHAnsi" w:cstheme="minorHAnsi"/>
                    <w:sz w:val="28"/>
                    <w:szCs w:val="28"/>
                  </w:rPr>
                  <w:t>Amjad</w:t>
                </w:r>
                <w:proofErr w:type="spellEnd"/>
                <w:r>
                  <w:rPr>
                    <w:rFonts w:asciiTheme="minorHAnsi" w:hAnsiTheme="minorHAnsi" w:cstheme="minorHAnsi"/>
                    <w:sz w:val="28"/>
                    <w:szCs w:val="28"/>
                  </w:rPr>
                  <w:t xml:space="preserve"> </w:t>
                </w:r>
                <w:proofErr w:type="spellStart"/>
                <w:r>
                  <w:rPr>
                    <w:rFonts w:asciiTheme="minorHAnsi" w:hAnsiTheme="minorHAnsi" w:cstheme="minorHAnsi"/>
                    <w:sz w:val="28"/>
                    <w:szCs w:val="28"/>
                  </w:rPr>
                  <w:t>Hamdan</w:t>
                </w:r>
                <w:proofErr w:type="spellEnd"/>
                <w:r>
                  <w:rPr>
                    <w:rFonts w:asciiTheme="minorHAnsi" w:hAnsiTheme="minorHAnsi" w:cstheme="minorHAnsi"/>
                    <w:sz w:val="28"/>
                    <w:szCs w:val="28"/>
                  </w:rPr>
                  <w:t xml:space="preserve"> </w:t>
                </w:r>
                <w:proofErr w:type="spellStart"/>
                <w:r>
                  <w:rPr>
                    <w:rFonts w:asciiTheme="minorHAnsi" w:hAnsiTheme="minorHAnsi" w:cstheme="minorHAnsi"/>
                    <w:sz w:val="28"/>
                    <w:szCs w:val="28"/>
                  </w:rPr>
                  <w:t>Zeid</w:t>
                </w:r>
                <w:proofErr w:type="spellEnd"/>
                <w:r>
                  <w:rPr>
                    <w:rFonts w:asciiTheme="minorHAnsi" w:hAnsiTheme="minorHAnsi" w:cstheme="minorHAnsi"/>
                    <w:sz w:val="28"/>
                    <w:szCs w:val="28"/>
                  </w:rPr>
                  <w:t xml:space="preserve"> </w:t>
                </w:r>
                <w:proofErr w:type="spellStart"/>
                <w:r>
                  <w:rPr>
                    <w:rFonts w:asciiTheme="minorHAnsi" w:hAnsiTheme="minorHAnsi" w:cstheme="minorHAnsi"/>
                    <w:sz w:val="28"/>
                    <w:szCs w:val="28"/>
                  </w:rPr>
                  <w:t>Alkilani</w:t>
                </w:r>
                <w:proofErr w:type="spellEnd"/>
              </w:p>
            </w:tc>
          </w:sdtContent>
        </w:sdt>
        <w:tc>
          <w:tcPr>
            <w:tcW w:w="5093" w:type="dxa"/>
            <w:vAlign w:val="center"/>
          </w:tcPr>
          <w:p w14:paraId="2FA38789" w14:textId="5B1F2B90" w:rsidR="007F6F59" w:rsidRPr="009A036D" w:rsidRDefault="00613673" w:rsidP="006413DD">
            <w:pPr>
              <w:spacing w:line="276" w:lineRule="auto"/>
              <w:jc w:val="center"/>
              <w:rPr>
                <w:rFonts w:asciiTheme="minorHAnsi" w:hAnsiTheme="minorHAnsi" w:cstheme="minorHAnsi"/>
                <w:sz w:val="28"/>
                <w:szCs w:val="28"/>
                <w:lang w:val="en-GB"/>
              </w:rPr>
            </w:pPr>
            <w:r w:rsidRPr="009A036D">
              <w:rPr>
                <w:rFonts w:asciiTheme="minorHAnsi" w:hAnsiTheme="minorHAnsi" w:cstheme="minorHAnsi"/>
                <w:sz w:val="28"/>
                <w:szCs w:val="28"/>
              </w:rPr>
              <w:t xml:space="preserve">Mr. </w:t>
            </w:r>
            <w:proofErr w:type="spellStart"/>
            <w:r w:rsidRPr="009A036D">
              <w:rPr>
                <w:rFonts w:asciiTheme="minorHAnsi" w:hAnsiTheme="minorHAnsi" w:cstheme="minorHAnsi"/>
                <w:sz w:val="28"/>
                <w:szCs w:val="28"/>
              </w:rPr>
              <w:t>Tareq</w:t>
            </w:r>
            <w:proofErr w:type="spellEnd"/>
            <w:r w:rsidRPr="009A036D">
              <w:rPr>
                <w:rFonts w:asciiTheme="minorHAnsi" w:hAnsiTheme="minorHAnsi" w:cstheme="minorHAnsi"/>
                <w:sz w:val="28"/>
                <w:szCs w:val="28"/>
              </w:rPr>
              <w:t xml:space="preserve"> ZAINALDIN</w:t>
            </w:r>
          </w:p>
        </w:tc>
      </w:tr>
      <w:tr w:rsidR="003F1649" w:rsidRPr="009A036D" w14:paraId="45D045D2" w14:textId="77777777" w:rsidTr="003546AF">
        <w:trPr>
          <w:trHeight w:val="350"/>
        </w:trPr>
        <w:tc>
          <w:tcPr>
            <w:tcW w:w="10201" w:type="dxa"/>
            <w:gridSpan w:val="2"/>
            <w:shd w:val="clear" w:color="auto" w:fill="F2F2F2" w:themeFill="background1" w:themeFillShade="F2"/>
            <w:tcMar>
              <w:top w:w="0" w:type="dxa"/>
              <w:left w:w="85" w:type="dxa"/>
              <w:bottom w:w="0" w:type="dxa"/>
              <w:right w:w="85" w:type="dxa"/>
            </w:tcMar>
            <w:vAlign w:val="center"/>
          </w:tcPr>
          <w:p w14:paraId="2FCF7BE1" w14:textId="03495EE6" w:rsidR="003F1649" w:rsidRPr="009A036D" w:rsidRDefault="003F164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Unit N</w:t>
            </w:r>
            <w:r w:rsidR="009F5C76" w:rsidRPr="009A036D">
              <w:rPr>
                <w:rFonts w:asciiTheme="minorHAnsi" w:hAnsiTheme="minorHAnsi" w:cstheme="minorHAnsi"/>
                <w:b/>
                <w:sz w:val="28"/>
                <w:szCs w:val="28"/>
              </w:rPr>
              <w:t>umber</w:t>
            </w:r>
            <w:r w:rsidRPr="009A036D">
              <w:rPr>
                <w:rFonts w:asciiTheme="minorHAnsi" w:hAnsiTheme="minorHAnsi" w:cstheme="minorHAnsi"/>
                <w:b/>
                <w:sz w:val="28"/>
                <w:szCs w:val="28"/>
              </w:rPr>
              <w:t>/Name</w:t>
            </w:r>
          </w:p>
        </w:tc>
      </w:tr>
      <w:tr w:rsidR="001F25F2" w:rsidRPr="009A036D" w14:paraId="47D226D4" w14:textId="77777777" w:rsidTr="00C00448">
        <w:trPr>
          <w:trHeight w:val="790"/>
        </w:trPr>
        <w:tc>
          <w:tcPr>
            <w:tcW w:w="10201" w:type="dxa"/>
            <w:gridSpan w:val="2"/>
            <w:shd w:val="clear" w:color="auto" w:fill="FFFFFF" w:themeFill="background1"/>
            <w:tcMar>
              <w:top w:w="0" w:type="dxa"/>
              <w:left w:w="85" w:type="dxa"/>
              <w:bottom w:w="0" w:type="dxa"/>
              <w:right w:w="85" w:type="dxa"/>
            </w:tcMar>
            <w:vAlign w:val="center"/>
          </w:tcPr>
          <w:p w14:paraId="7DD3F7B0" w14:textId="76120234" w:rsidR="001F25F2" w:rsidRPr="009A036D" w:rsidRDefault="001C07C5" w:rsidP="00FE50E6">
            <w:pPr>
              <w:spacing w:after="0" w:line="240" w:lineRule="auto"/>
              <w:jc w:val="center"/>
              <w:rPr>
                <w:rFonts w:asciiTheme="minorHAnsi" w:hAnsiTheme="minorHAnsi" w:cstheme="minorHAnsi"/>
                <w:b/>
                <w:sz w:val="28"/>
                <w:szCs w:val="28"/>
              </w:rPr>
            </w:pPr>
            <w:r w:rsidRPr="00B664DD">
              <w:rPr>
                <w:b/>
              </w:rPr>
              <w:t xml:space="preserve">Unit </w:t>
            </w:r>
            <w:r>
              <w:rPr>
                <w:b/>
              </w:rPr>
              <w:t>28</w:t>
            </w:r>
            <w:r w:rsidRPr="00B664DD">
              <w:rPr>
                <w:b/>
              </w:rPr>
              <w:t xml:space="preserve">: </w:t>
            </w:r>
            <w:r>
              <w:rPr>
                <w:b/>
              </w:rPr>
              <w:t>Sustainable Energy</w:t>
            </w:r>
          </w:p>
        </w:tc>
      </w:tr>
      <w:tr w:rsidR="007F6F59" w:rsidRPr="009A036D" w14:paraId="1C988655" w14:textId="7FF453DE" w:rsidTr="00B6385D">
        <w:trPr>
          <w:trHeight w:hRule="exact" w:val="367"/>
        </w:trPr>
        <w:tc>
          <w:tcPr>
            <w:tcW w:w="5108" w:type="dxa"/>
            <w:shd w:val="clear" w:color="auto" w:fill="F2F2F2" w:themeFill="background1" w:themeFillShade="F2"/>
            <w:tcMar>
              <w:top w:w="0" w:type="dxa"/>
              <w:left w:w="85" w:type="dxa"/>
              <w:bottom w:w="0" w:type="dxa"/>
              <w:right w:w="85" w:type="dxa"/>
            </w:tcMar>
            <w:vAlign w:val="center"/>
          </w:tcPr>
          <w:p w14:paraId="1C988653" w14:textId="558B84B2" w:rsidR="007F6F59" w:rsidRPr="009A036D" w:rsidRDefault="00D52031" w:rsidP="00B6385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Assignment number and title</w:t>
            </w:r>
          </w:p>
        </w:tc>
        <w:tc>
          <w:tcPr>
            <w:tcW w:w="5093" w:type="dxa"/>
            <w:shd w:val="clear" w:color="auto" w:fill="F2F2F2" w:themeFill="background1" w:themeFillShade="F2"/>
            <w:vAlign w:val="center"/>
          </w:tcPr>
          <w:p w14:paraId="5B427717" w14:textId="1FDF888C" w:rsidR="007F6F59" w:rsidRPr="009A036D" w:rsidRDefault="007F6F59" w:rsidP="006413DD">
            <w:pPr>
              <w:spacing w:line="276" w:lineRule="auto"/>
              <w:jc w:val="center"/>
              <w:rPr>
                <w:rFonts w:asciiTheme="minorHAnsi" w:hAnsiTheme="minorHAnsi" w:cstheme="minorHAnsi"/>
                <w:sz w:val="28"/>
                <w:szCs w:val="28"/>
              </w:rPr>
            </w:pPr>
            <w:r w:rsidRPr="009A036D">
              <w:rPr>
                <w:rFonts w:asciiTheme="minorHAnsi" w:hAnsiTheme="minorHAnsi" w:cstheme="minorHAnsi"/>
                <w:b/>
                <w:sz w:val="28"/>
                <w:szCs w:val="28"/>
              </w:rPr>
              <w:t>Submitted on</w:t>
            </w:r>
          </w:p>
        </w:tc>
      </w:tr>
      <w:tr w:rsidR="004B468E" w:rsidRPr="009A036D" w14:paraId="1C988659" w14:textId="5D861882">
        <w:trPr>
          <w:trHeight w:val="803"/>
        </w:trPr>
        <w:tc>
          <w:tcPr>
            <w:tcW w:w="5108" w:type="dxa"/>
            <w:shd w:val="solid" w:color="FFFFFF" w:fill="auto"/>
            <w:tcMar>
              <w:top w:w="0" w:type="dxa"/>
              <w:left w:w="85" w:type="dxa"/>
              <w:bottom w:w="0" w:type="dxa"/>
              <w:right w:w="85" w:type="dxa"/>
            </w:tcMar>
          </w:tcPr>
          <w:p w14:paraId="4336ECC8" w14:textId="236AB4F8" w:rsidR="004B468E" w:rsidRPr="001C07C5" w:rsidRDefault="001C07C5" w:rsidP="00560050">
            <w:pPr>
              <w:pStyle w:val="ListParagraph"/>
              <w:numPr>
                <w:ilvl w:val="0"/>
                <w:numId w:val="1"/>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Impact of use of fossil fuels</w:t>
            </w:r>
          </w:p>
          <w:p w14:paraId="44DEAE08" w14:textId="41D4BB99" w:rsidR="001C07C5" w:rsidRPr="001C07C5" w:rsidRDefault="001C07C5" w:rsidP="00560050">
            <w:pPr>
              <w:pStyle w:val="ListParagraph"/>
              <w:numPr>
                <w:ilvl w:val="0"/>
                <w:numId w:val="1"/>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Alternative energy sources</w:t>
            </w:r>
          </w:p>
          <w:p w14:paraId="0BCD071D" w14:textId="4CA9A633" w:rsidR="001C07C5" w:rsidRPr="001C07C5" w:rsidRDefault="001C07C5" w:rsidP="00560050">
            <w:pPr>
              <w:pStyle w:val="ListParagraph"/>
              <w:numPr>
                <w:ilvl w:val="0"/>
                <w:numId w:val="1"/>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Benefits and disadvantages of the use of renewable energy</w:t>
            </w:r>
          </w:p>
          <w:p w14:paraId="1C988657" w14:textId="4852E4A4" w:rsidR="00613673" w:rsidRPr="009A036D" w:rsidRDefault="00613673" w:rsidP="006C7EEA">
            <w:pPr>
              <w:pStyle w:val="ListParagraph"/>
              <w:spacing w:after="0" w:line="240" w:lineRule="auto"/>
              <w:ind w:left="630"/>
              <w:rPr>
                <w:rFonts w:asciiTheme="minorHAnsi" w:hAnsiTheme="minorHAnsi" w:cstheme="minorHAnsi"/>
                <w:b/>
                <w:bCs/>
                <w:sz w:val="28"/>
                <w:szCs w:val="28"/>
              </w:rPr>
            </w:pPr>
          </w:p>
        </w:tc>
        <w:sdt>
          <w:sdtPr>
            <w:rPr>
              <w:rFonts w:asciiTheme="minorHAnsi" w:hAnsiTheme="minorHAnsi" w:cstheme="minorHAnsi"/>
              <w:sz w:val="28"/>
              <w:szCs w:val="28"/>
            </w:rPr>
            <w:id w:val="830109579"/>
            <w:placeholder>
              <w:docPart w:val="B97E4C5D200F47FD9DE61AB6D5078660"/>
            </w:placeholder>
            <w:date w:fullDate="2026-03-31T00:00:00Z">
              <w:dateFormat w:val="dd/MM/yyyy"/>
              <w:lid w:val="en-GB"/>
              <w:storeMappedDataAs w:val="dateTime"/>
              <w:calendar w:val="gregorian"/>
            </w:date>
          </w:sdtPr>
          <w:sdtEndPr/>
          <w:sdtContent>
            <w:tc>
              <w:tcPr>
                <w:tcW w:w="5093" w:type="dxa"/>
                <w:vAlign w:val="center"/>
              </w:tcPr>
              <w:p w14:paraId="7C670F29" w14:textId="14D2056E" w:rsidR="004B468E" w:rsidRPr="009A036D" w:rsidRDefault="001C07C5" w:rsidP="004B468E">
                <w:pPr>
                  <w:spacing w:line="276" w:lineRule="auto"/>
                  <w:jc w:val="center"/>
                  <w:rPr>
                    <w:rFonts w:asciiTheme="minorHAnsi" w:hAnsiTheme="minorHAnsi" w:cstheme="minorHAnsi"/>
                    <w:sz w:val="28"/>
                    <w:szCs w:val="28"/>
                  </w:rPr>
                </w:pPr>
                <w:r>
                  <w:rPr>
                    <w:rFonts w:asciiTheme="minorHAnsi" w:hAnsiTheme="minorHAnsi" w:cstheme="minorHAnsi"/>
                    <w:sz w:val="28"/>
                    <w:szCs w:val="28"/>
                  </w:rPr>
                  <w:t>31/03/2026</w:t>
                </w:r>
              </w:p>
            </w:tc>
          </w:sdtContent>
        </w:sdt>
      </w:tr>
    </w:tbl>
    <w:p w14:paraId="1C988662" w14:textId="2A05EC54" w:rsidR="000078B4" w:rsidRPr="009A036D" w:rsidRDefault="000078B4" w:rsidP="00490080">
      <w:pPr>
        <w:spacing w:after="0" w:line="240" w:lineRule="auto"/>
        <w:ind w:right="-673"/>
        <w:rPr>
          <w:rFonts w:asciiTheme="minorHAnsi" w:hAnsiTheme="minorHAnsi" w:cstheme="minorHAnsi"/>
          <w:b/>
          <w:bCs/>
          <w:sz w:val="28"/>
          <w:szCs w:val="28"/>
        </w:rPr>
      </w:pPr>
    </w:p>
    <w:tbl>
      <w:tblPr>
        <w:tblpPr w:leftFromText="180" w:rightFromText="180" w:vertAnchor="text" w:horzAnchor="margin" w:tblpXSpec="center" w:tblpY="138"/>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201"/>
      </w:tblGrid>
      <w:tr w:rsidR="000078B4" w:rsidRPr="009A036D" w14:paraId="1C988664" w14:textId="77777777" w:rsidTr="003546AF">
        <w:trPr>
          <w:trHeight w:hRule="exact" w:val="479"/>
        </w:trPr>
        <w:tc>
          <w:tcPr>
            <w:tcW w:w="10201" w:type="dxa"/>
            <w:shd w:val="clear" w:color="auto" w:fill="F2F2F2" w:themeFill="background1" w:themeFillShade="F2"/>
            <w:tcMar>
              <w:top w:w="0" w:type="dxa"/>
              <w:left w:w="108" w:type="dxa"/>
              <w:bottom w:w="0" w:type="dxa"/>
              <w:right w:w="108" w:type="dxa"/>
            </w:tcMar>
            <w:vAlign w:val="center"/>
          </w:tcPr>
          <w:p w14:paraId="1C988663" w14:textId="2BCF1F0E" w:rsidR="000078B4" w:rsidRPr="009A036D" w:rsidRDefault="00D52031" w:rsidP="00D52031">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Student Declaration</w:t>
            </w:r>
          </w:p>
        </w:tc>
      </w:tr>
      <w:tr w:rsidR="000078B4" w:rsidRPr="009A036D" w14:paraId="1C98866F" w14:textId="77777777" w:rsidTr="003546AF">
        <w:trPr>
          <w:trHeight w:val="4642"/>
        </w:trPr>
        <w:tc>
          <w:tcPr>
            <w:tcW w:w="10201" w:type="dxa"/>
            <w:shd w:val="solid" w:color="FFFFFF" w:fill="auto"/>
            <w:tcMar>
              <w:top w:w="240" w:type="dxa"/>
              <w:left w:w="108" w:type="dxa"/>
              <w:bottom w:w="240" w:type="dxa"/>
              <w:right w:w="108" w:type="dxa"/>
            </w:tcMar>
            <w:vAlign w:val="center"/>
          </w:tcPr>
          <w:p w14:paraId="308B8AF2" w14:textId="2294E579" w:rsidR="00605F75" w:rsidRPr="009A036D" w:rsidRDefault="00605F75" w:rsidP="00464549">
            <w:pPr>
              <w:tabs>
                <w:tab w:val="left" w:pos="5420"/>
              </w:tabs>
              <w:ind w:left="180"/>
              <w:rPr>
                <w:rFonts w:asciiTheme="minorHAnsi" w:hAnsiTheme="minorHAnsi" w:cstheme="minorHAnsi"/>
                <w:sz w:val="28"/>
                <w:szCs w:val="28"/>
              </w:rPr>
            </w:pPr>
            <w:r w:rsidRPr="009A036D">
              <w:rPr>
                <w:rFonts w:asciiTheme="minorHAnsi" w:hAnsiTheme="minorHAnsi" w:cstheme="minorHAnsi"/>
                <w:noProof/>
                <w:sz w:val="28"/>
                <w:szCs w:val="28"/>
              </w:rPr>
              <w:drawing>
                <wp:anchor distT="0" distB="0" distL="114300" distR="114300" simplePos="0" relativeHeight="251658240" behindDoc="0" locked="0" layoutInCell="1" allowOverlap="1" wp14:anchorId="4534162B" wp14:editId="6DEF6AE5">
                  <wp:simplePos x="0" y="0"/>
                  <wp:positionH relativeFrom="column">
                    <wp:posOffset>311785</wp:posOffset>
                  </wp:positionH>
                  <wp:positionV relativeFrom="paragraph">
                    <wp:posOffset>-3315335</wp:posOffset>
                  </wp:positionV>
                  <wp:extent cx="6377940" cy="211963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77940" cy="2119630"/>
                          </a:xfrm>
                          <a:prstGeom prst="rect">
                            <a:avLst/>
                          </a:prstGeom>
                        </pic:spPr>
                      </pic:pic>
                    </a:graphicData>
                  </a:graphic>
                  <wp14:sizeRelH relativeFrom="margin">
                    <wp14:pctWidth>0</wp14:pctWidth>
                  </wp14:sizeRelH>
                  <wp14:sizeRelV relativeFrom="margin">
                    <wp14:pctHeight>0</wp14:pctHeight>
                  </wp14:sizeRelV>
                </wp:anchor>
              </w:drawing>
            </w:r>
          </w:p>
          <w:p w14:paraId="1C98866E" w14:textId="180877C4" w:rsidR="000078B4" w:rsidRPr="009A036D" w:rsidRDefault="00464549" w:rsidP="00464549">
            <w:pPr>
              <w:tabs>
                <w:tab w:val="left" w:pos="5420"/>
              </w:tabs>
              <w:ind w:left="180"/>
              <w:rPr>
                <w:rFonts w:asciiTheme="minorHAnsi" w:hAnsiTheme="minorHAnsi" w:cstheme="minorHAnsi"/>
                <w:sz w:val="28"/>
                <w:szCs w:val="28"/>
              </w:rPr>
            </w:pPr>
            <w:r w:rsidRPr="009A036D">
              <w:rPr>
                <w:rFonts w:asciiTheme="minorHAnsi" w:hAnsiTheme="minorHAnsi" w:cstheme="minorHAnsi"/>
                <w:sz w:val="28"/>
                <w:szCs w:val="28"/>
              </w:rPr>
              <w:t>Student signature:</w:t>
            </w:r>
            <w:r w:rsidR="000E5CC1" w:rsidRPr="009A036D">
              <w:rPr>
                <w:rFonts w:asciiTheme="minorHAnsi" w:hAnsiTheme="minorHAnsi" w:cstheme="minorHAnsi"/>
                <w:sz w:val="28"/>
                <w:szCs w:val="28"/>
              </w:rPr>
              <w:t xml:space="preserve">  </w:t>
            </w:r>
            <w:r w:rsidR="00BB035A" w:rsidRPr="009A036D">
              <w:rPr>
                <w:rFonts w:asciiTheme="minorHAnsi" w:hAnsiTheme="minorHAnsi" w:cstheme="minorHAnsi"/>
                <w:sz w:val="28"/>
                <w:szCs w:val="28"/>
              </w:rPr>
              <w:t xml:space="preserve"> </w:t>
            </w:r>
            <w:proofErr w:type="spellStart"/>
            <w:r w:rsidR="002411E7">
              <w:rPr>
                <w:rFonts w:asciiTheme="minorHAnsi" w:hAnsiTheme="minorHAnsi" w:cstheme="minorHAnsi"/>
                <w:sz w:val="28"/>
                <w:szCs w:val="28"/>
              </w:rPr>
              <w:t>Zeid</w:t>
            </w:r>
            <w:proofErr w:type="spellEnd"/>
            <w:r w:rsidR="002411E7">
              <w:rPr>
                <w:rFonts w:asciiTheme="minorHAnsi" w:hAnsiTheme="minorHAnsi" w:cstheme="minorHAnsi"/>
                <w:sz w:val="28"/>
                <w:szCs w:val="28"/>
              </w:rPr>
              <w:t xml:space="preserve"> </w:t>
            </w:r>
            <w:proofErr w:type="spellStart"/>
            <w:r w:rsidR="002411E7">
              <w:rPr>
                <w:rFonts w:asciiTheme="minorHAnsi" w:hAnsiTheme="minorHAnsi" w:cstheme="minorHAnsi"/>
                <w:sz w:val="28"/>
                <w:szCs w:val="28"/>
              </w:rPr>
              <w:t>Alkilani</w:t>
            </w:r>
            <w:proofErr w:type="spellEnd"/>
            <w:r w:rsidRPr="009A036D">
              <w:rPr>
                <w:rFonts w:asciiTheme="minorHAnsi" w:hAnsiTheme="minorHAnsi" w:cstheme="minorHAnsi"/>
                <w:sz w:val="28"/>
                <w:szCs w:val="28"/>
              </w:rPr>
              <w:tab/>
              <w:t xml:space="preserve">    Date:  </w:t>
            </w:r>
            <w:r w:rsidR="008331BC" w:rsidRPr="009A036D">
              <w:rPr>
                <w:rFonts w:asciiTheme="minorHAnsi" w:hAnsiTheme="minorHAnsi" w:cstheme="minorHAnsi"/>
                <w:color w:val="0070C0"/>
                <w:sz w:val="28"/>
                <w:szCs w:val="28"/>
              </w:rPr>
              <w:t xml:space="preserve"> </w:t>
            </w:r>
            <w:sdt>
              <w:sdtPr>
                <w:rPr>
                  <w:rFonts w:asciiTheme="minorHAnsi" w:hAnsiTheme="minorHAnsi" w:cstheme="minorHAnsi"/>
                  <w:color w:val="0070C0"/>
                  <w:sz w:val="28"/>
                  <w:szCs w:val="28"/>
                </w:rPr>
                <w:id w:val="-836001890"/>
                <w:placeholder>
                  <w:docPart w:val="73105CD59F764E5F95E381FC7911F774"/>
                </w:placeholder>
                <w:date w:fullDate="2024-03-31T00:00:00Z">
                  <w:dateFormat w:val="dd/MM/yyyy"/>
                  <w:lid w:val="en-GB"/>
                  <w:storeMappedDataAs w:val="dateTime"/>
                  <w:calendar w:val="gregorian"/>
                </w:date>
              </w:sdtPr>
              <w:sdtEndPr>
                <w:rPr>
                  <w:color w:val="auto"/>
                </w:rPr>
              </w:sdtEndPr>
              <w:sdtContent>
                <w:r w:rsidR="00513F3F">
                  <w:rPr>
                    <w:rFonts w:asciiTheme="minorHAnsi" w:hAnsiTheme="minorHAnsi" w:cstheme="minorHAnsi"/>
                    <w:color w:val="0070C0"/>
                    <w:sz w:val="28"/>
                    <w:szCs w:val="28"/>
                  </w:rPr>
                  <w:t>March</w:t>
                </w:r>
                <w:r w:rsidR="00BC69C8">
                  <w:rPr>
                    <w:rFonts w:asciiTheme="minorHAnsi" w:hAnsiTheme="minorHAnsi" w:cstheme="minorHAnsi"/>
                    <w:color w:val="0070C0"/>
                    <w:sz w:val="28"/>
                    <w:szCs w:val="28"/>
                  </w:rPr>
                  <w:t>/2026</w:t>
                </w:r>
              </w:sdtContent>
            </w:sdt>
          </w:p>
        </w:tc>
      </w:tr>
    </w:tbl>
    <w:p w14:paraId="24CC3AAE" w14:textId="6AF8FFC1" w:rsidR="009A036D" w:rsidRDefault="009A036D">
      <w:pPr>
        <w:spacing w:line="276" w:lineRule="auto"/>
        <w:rPr>
          <w:rFonts w:asciiTheme="minorHAnsi" w:hAnsiTheme="minorHAnsi" w:cstheme="minorHAnsi"/>
          <w:sz w:val="28"/>
          <w:szCs w:val="28"/>
        </w:rPr>
      </w:pPr>
      <w:r>
        <w:rPr>
          <w:rFonts w:asciiTheme="minorHAnsi" w:hAnsiTheme="minorHAnsi" w:cstheme="minorHAnsi"/>
          <w:sz w:val="28"/>
          <w:szCs w:val="28"/>
        </w:rPr>
        <w:br w:type="page"/>
      </w:r>
    </w:p>
    <w:p w14:paraId="626DB56E" w14:textId="08576250" w:rsidR="00C3047D" w:rsidRPr="007D75A4" w:rsidRDefault="007D75A4" w:rsidP="00D12B87">
      <w:pPr>
        <w:pStyle w:val="Title"/>
        <w:jc w:val="center"/>
        <w:rPr>
          <w:sz w:val="24"/>
          <w:szCs w:val="24"/>
        </w:rPr>
      </w:pPr>
      <w:r>
        <w:rPr>
          <w:sz w:val="24"/>
          <w:szCs w:val="24"/>
        </w:rPr>
        <w:lastRenderedPageBreak/>
        <w:t>Task.1</w:t>
      </w:r>
    </w:p>
    <w:p w14:paraId="30B83A8B" w14:textId="5639D7D7" w:rsidR="00E66654" w:rsidRPr="00407EB5" w:rsidRDefault="00E66654" w:rsidP="00543FB2">
      <w:pPr>
        <w:spacing w:line="276" w:lineRule="auto"/>
        <w:rPr>
          <w:rFonts w:asciiTheme="minorHAnsi" w:hAnsiTheme="minorHAnsi" w:cstheme="minorHAnsi"/>
        </w:rPr>
      </w:pPr>
      <w:r w:rsidRPr="00407EB5">
        <w:rPr>
          <w:rFonts w:asciiTheme="minorHAnsi" w:hAnsiTheme="minorHAnsi" w:cstheme="minorHAnsi"/>
        </w:rPr>
        <w:t>Provide publicity materials that describe, explain and evaluate the</w:t>
      </w:r>
      <w:r w:rsidR="00543FB2">
        <w:rPr>
          <w:rFonts w:asciiTheme="minorHAnsi" w:hAnsiTheme="minorHAnsi" w:cstheme="minorHAnsi"/>
        </w:rPr>
        <w:t xml:space="preserve"> </w:t>
      </w:r>
      <w:proofErr w:type="spellStart"/>
      <w:r w:rsidR="00543FB2">
        <w:rPr>
          <w:rFonts w:asciiTheme="minorHAnsi" w:hAnsiTheme="minorHAnsi" w:cstheme="minorHAnsi"/>
        </w:rPr>
        <w:t>s</w:t>
      </w:r>
      <w:r w:rsidRPr="00407EB5">
        <w:rPr>
          <w:rFonts w:asciiTheme="minorHAnsi" w:hAnsiTheme="minorHAnsi" w:cstheme="minorHAnsi"/>
        </w:rPr>
        <w:t>ourfces</w:t>
      </w:r>
      <w:proofErr w:type="spellEnd"/>
      <w:r w:rsidRPr="00407EB5">
        <w:rPr>
          <w:rFonts w:asciiTheme="minorHAnsi" w:hAnsiTheme="minorHAnsi" w:cstheme="minorHAnsi"/>
        </w:rPr>
        <w:t xml:space="preserve"> and uses of fossil fuels and the impact they have on human health.</w:t>
      </w:r>
    </w:p>
    <w:p w14:paraId="3790F85F" w14:textId="5E854B4B" w:rsidR="00E66654" w:rsidRPr="00407EB5" w:rsidRDefault="00543FB2" w:rsidP="003D0F17">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Describe where coal, oil and gas come from.</w:t>
      </w:r>
    </w:p>
    <w:p w14:paraId="40C2309A" w14:textId="607EEBA2" w:rsidR="00E66654" w:rsidRPr="00407EB5" w:rsidRDefault="00543FB2" w:rsidP="00C209F6">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Describe, explain and evaluate the environmental impact of the</w:t>
      </w:r>
      <w:r w:rsidR="00C209F6">
        <w:rPr>
          <w:rFonts w:asciiTheme="minorHAnsi" w:hAnsiTheme="minorHAnsi" w:cstheme="minorHAnsi"/>
        </w:rPr>
        <w:t xml:space="preserve"> e</w:t>
      </w:r>
      <w:r w:rsidR="00E66654" w:rsidRPr="00407EB5">
        <w:rPr>
          <w:rFonts w:asciiTheme="minorHAnsi" w:hAnsiTheme="minorHAnsi" w:cstheme="minorHAnsi"/>
        </w:rPr>
        <w:t>xtraction and use of coal, oil and gas and how their use can have an</w:t>
      </w:r>
      <w:r w:rsidR="00C209F6">
        <w:rPr>
          <w:rFonts w:asciiTheme="minorHAnsi" w:hAnsiTheme="minorHAnsi" w:cstheme="minorHAnsi"/>
        </w:rPr>
        <w:t xml:space="preserve"> i</w:t>
      </w:r>
      <w:r w:rsidR="00E66654" w:rsidRPr="00407EB5">
        <w:rPr>
          <w:rFonts w:asciiTheme="minorHAnsi" w:hAnsiTheme="minorHAnsi" w:cstheme="minorHAnsi"/>
        </w:rPr>
        <w:t>mpact on human health.</w:t>
      </w:r>
    </w:p>
    <w:p w14:paraId="4034CCB8" w14:textId="39B0E658" w:rsidR="00E66654" w:rsidRPr="00407EB5" w:rsidRDefault="00E66654" w:rsidP="00C209F6">
      <w:pPr>
        <w:spacing w:line="276" w:lineRule="auto"/>
        <w:rPr>
          <w:rFonts w:asciiTheme="minorHAnsi" w:hAnsiTheme="minorHAnsi" w:cstheme="minorHAnsi"/>
        </w:rPr>
      </w:pPr>
      <w:r w:rsidRPr="00407EB5">
        <w:rPr>
          <w:rFonts w:asciiTheme="minorHAnsi" w:hAnsiTheme="minorHAnsi" w:cstheme="minorHAnsi"/>
        </w:rPr>
        <w:t>Task</w:t>
      </w:r>
      <w:r w:rsidR="00C209F6">
        <w:rPr>
          <w:rFonts w:asciiTheme="minorHAnsi" w:hAnsiTheme="minorHAnsi" w:cstheme="minorHAnsi"/>
        </w:rPr>
        <w:t xml:space="preserve"> c</w:t>
      </w:r>
      <w:r w:rsidRPr="00407EB5">
        <w:rPr>
          <w:rFonts w:asciiTheme="minorHAnsi" w:hAnsiTheme="minorHAnsi" w:cstheme="minorHAnsi"/>
        </w:rPr>
        <w:t>onsider the following when producing your materials:</w:t>
      </w:r>
    </w:p>
    <w:p w14:paraId="3A87A88F" w14:textId="77777777" w:rsidR="00E66654" w:rsidRPr="00407EB5" w:rsidRDefault="00E66654" w:rsidP="003D0F17">
      <w:pPr>
        <w:spacing w:line="276" w:lineRule="auto"/>
        <w:rPr>
          <w:rFonts w:asciiTheme="minorHAnsi" w:hAnsiTheme="minorHAnsi" w:cstheme="minorHAnsi"/>
        </w:rPr>
      </w:pPr>
      <w:r w:rsidRPr="00407EB5">
        <w:rPr>
          <w:rFonts w:asciiTheme="minorHAnsi" w:hAnsiTheme="minorHAnsi" w:cstheme="minorHAnsi"/>
        </w:rPr>
        <w:t>Extraction</w:t>
      </w:r>
    </w:p>
    <w:p w14:paraId="2A772BD3" w14:textId="43D57330" w:rsidR="00E66654" w:rsidRPr="00407EB5" w:rsidRDefault="007A781D" w:rsidP="003D0F17">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Where coal, oil and gas come from,</w:t>
      </w:r>
    </w:p>
    <w:p w14:paraId="2380439C" w14:textId="05F875D9" w:rsidR="00E66654" w:rsidRPr="00407EB5" w:rsidRDefault="007A781D" w:rsidP="00507AA9">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 xml:space="preserve">How they are extracted by surface and underground </w:t>
      </w:r>
      <w:proofErr w:type="spellStart"/>
      <w:r w:rsidR="00E66654" w:rsidRPr="00407EB5">
        <w:rPr>
          <w:rFonts w:asciiTheme="minorHAnsi" w:hAnsiTheme="minorHAnsi" w:cstheme="minorHAnsi"/>
        </w:rPr>
        <w:t>mining,Offshore</w:t>
      </w:r>
      <w:proofErr w:type="spellEnd"/>
      <w:r w:rsidR="00E66654" w:rsidRPr="00407EB5">
        <w:rPr>
          <w:rFonts w:asciiTheme="minorHAnsi" w:hAnsiTheme="minorHAnsi" w:cstheme="minorHAnsi"/>
        </w:rPr>
        <w:t>, onshore drilling and fracking</w:t>
      </w:r>
    </w:p>
    <w:p w14:paraId="033A178E" w14:textId="63DE371E" w:rsidR="00E66654" w:rsidRPr="00407EB5" w:rsidRDefault="00BC60BE" w:rsidP="003D0F17">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Uses</w:t>
      </w:r>
      <w:r w:rsidR="00A66978">
        <w:rPr>
          <w:rFonts w:asciiTheme="minorHAnsi" w:hAnsiTheme="minorHAnsi" w:cstheme="minorHAnsi"/>
        </w:rPr>
        <w:t>-</w:t>
      </w:r>
      <w:r w:rsidR="00E66654" w:rsidRPr="00407EB5">
        <w:rPr>
          <w:rFonts w:asciiTheme="minorHAnsi" w:hAnsiTheme="minorHAnsi" w:cstheme="minorHAnsi"/>
        </w:rPr>
        <w:t xml:space="preserve"> power generation,</w:t>
      </w:r>
    </w:p>
    <w:p w14:paraId="02A91E92" w14:textId="07F8A48A" w:rsidR="00E66654" w:rsidRPr="00407EB5" w:rsidRDefault="00BC60BE" w:rsidP="00C014B3">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As a fuel for transport, cooking, heating.</w:t>
      </w:r>
    </w:p>
    <w:p w14:paraId="538C3B93" w14:textId="18988320" w:rsidR="00E66654" w:rsidRPr="00407EB5" w:rsidRDefault="00BC60BE" w:rsidP="003D0F17">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As a base for the production of other materials</w:t>
      </w:r>
    </w:p>
    <w:p w14:paraId="22E10B76" w14:textId="2F45AEE9" w:rsidR="00E66654" w:rsidRPr="00407EB5" w:rsidRDefault="00BC60BE" w:rsidP="001F0D3D">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 xml:space="preserve">Coking coal, carbon </w:t>
      </w:r>
      <w:proofErr w:type="spellStart"/>
      <w:r w:rsidR="00E66654" w:rsidRPr="00407EB5">
        <w:rPr>
          <w:rFonts w:asciiTheme="minorHAnsi" w:hAnsiTheme="minorHAnsi" w:cstheme="minorHAnsi"/>
        </w:rPr>
        <w:t>fibre</w:t>
      </w:r>
      <w:proofErr w:type="spellEnd"/>
      <w:r w:rsidR="00E66654" w:rsidRPr="00407EB5">
        <w:rPr>
          <w:rFonts w:asciiTheme="minorHAnsi" w:hAnsiTheme="minorHAnsi" w:cstheme="minorHAnsi"/>
        </w:rPr>
        <w:t>, activated carbon, coal tar and its by-Products,</w:t>
      </w:r>
    </w:p>
    <w:p w14:paraId="7D981130" w14:textId="72C603D7" w:rsidR="00E66654" w:rsidRPr="00407EB5" w:rsidRDefault="00BC60BE" w:rsidP="003D0F17">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Crude oil and its by-products,</w:t>
      </w:r>
    </w:p>
    <w:p w14:paraId="57038684" w14:textId="37130EA9" w:rsidR="00E66654" w:rsidRPr="00407EB5" w:rsidRDefault="00BC60BE" w:rsidP="001F0DE1">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As a base for feedstock and pharmaceutical products</w:t>
      </w:r>
    </w:p>
    <w:p w14:paraId="085BD81B" w14:textId="77E8C822" w:rsidR="00E66654" w:rsidRPr="00407EB5" w:rsidRDefault="0002618D" w:rsidP="003D0F17">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Environmental and ecological effects</w:t>
      </w:r>
    </w:p>
    <w:p w14:paraId="7E537D80" w14:textId="4292AB47" w:rsidR="00E66654" w:rsidRPr="00407EB5" w:rsidRDefault="00800A58" w:rsidP="00F9269D">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 xml:space="preserve">Emission of heat-trapping gases carbon dioxide, </w:t>
      </w:r>
      <w:proofErr w:type="spellStart"/>
      <w:r w:rsidR="00E66654" w:rsidRPr="00407EB5">
        <w:rPr>
          <w:rFonts w:asciiTheme="minorHAnsi" w:hAnsiTheme="minorHAnsi" w:cstheme="minorHAnsi"/>
        </w:rPr>
        <w:t>methane,</w:t>
      </w:r>
      <w:r w:rsidR="00F9269D">
        <w:rPr>
          <w:rFonts w:asciiTheme="minorHAnsi" w:hAnsiTheme="minorHAnsi" w:cstheme="minorHAnsi"/>
        </w:rPr>
        <w:t>w</w:t>
      </w:r>
      <w:r w:rsidR="00E66654" w:rsidRPr="00407EB5">
        <w:rPr>
          <w:rFonts w:asciiTheme="minorHAnsi" w:hAnsiTheme="minorHAnsi" w:cstheme="minorHAnsi"/>
        </w:rPr>
        <w:t>ater</w:t>
      </w:r>
      <w:proofErr w:type="spellEnd"/>
      <w:r w:rsidR="00E66654" w:rsidRPr="00407EB5">
        <w:rPr>
          <w:rFonts w:asciiTheme="minorHAnsi" w:hAnsiTheme="minorHAnsi" w:cstheme="minorHAnsi"/>
        </w:rPr>
        <w:t xml:space="preserve"> </w:t>
      </w:r>
      <w:proofErr w:type="spellStart"/>
      <w:r w:rsidR="00E66654" w:rsidRPr="00407EB5">
        <w:rPr>
          <w:rFonts w:asciiTheme="minorHAnsi" w:hAnsiTheme="minorHAnsi" w:cstheme="minorHAnsi"/>
        </w:rPr>
        <w:t>vapour</w:t>
      </w:r>
      <w:proofErr w:type="spellEnd"/>
      <w:r w:rsidR="00E66654" w:rsidRPr="00407EB5">
        <w:rPr>
          <w:rFonts w:asciiTheme="minorHAnsi" w:hAnsiTheme="minorHAnsi" w:cstheme="minorHAnsi"/>
        </w:rPr>
        <w:t>, global warming, `greenhouse effect’ rise in sea</w:t>
      </w:r>
      <w:r w:rsidR="00F9269D">
        <w:rPr>
          <w:rFonts w:asciiTheme="minorHAnsi" w:hAnsiTheme="minorHAnsi" w:cstheme="minorHAnsi"/>
        </w:rPr>
        <w:t xml:space="preserve"> </w:t>
      </w:r>
      <w:r w:rsidR="00E66654" w:rsidRPr="00407EB5">
        <w:rPr>
          <w:rFonts w:asciiTheme="minorHAnsi" w:hAnsiTheme="minorHAnsi" w:cstheme="minorHAnsi"/>
        </w:rPr>
        <w:t>Levels.</w:t>
      </w:r>
    </w:p>
    <w:p w14:paraId="2FCE81C7" w14:textId="12ED611E" w:rsidR="00E66654" w:rsidRPr="00407EB5" w:rsidRDefault="00800A58" w:rsidP="00F9269D">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Risk of earthquakes leakage of fracking fluids and substantial</w:t>
      </w:r>
      <w:r w:rsidR="00F9269D">
        <w:rPr>
          <w:rFonts w:asciiTheme="minorHAnsi" w:hAnsiTheme="minorHAnsi" w:cstheme="minorHAnsi"/>
        </w:rPr>
        <w:t xml:space="preserve"> u</w:t>
      </w:r>
      <w:r w:rsidR="00E66654" w:rsidRPr="00407EB5">
        <w:rPr>
          <w:rFonts w:asciiTheme="minorHAnsi" w:hAnsiTheme="minorHAnsi" w:cstheme="minorHAnsi"/>
        </w:rPr>
        <w:t>se of water.</w:t>
      </w:r>
    </w:p>
    <w:p w14:paraId="28D5E9E8" w14:textId="26BEC8EC" w:rsidR="00E66654" w:rsidRPr="00407EB5" w:rsidRDefault="002C1FDA" w:rsidP="003D0F17">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Effect on climate</w:t>
      </w:r>
    </w:p>
    <w:p w14:paraId="407F8ADF" w14:textId="4489457F" w:rsidR="00E66654" w:rsidRPr="00407EB5" w:rsidRDefault="004E4BC7" w:rsidP="003D0F17">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risk of drought, heatwaves, intensified storms</w:t>
      </w:r>
    </w:p>
    <w:p w14:paraId="6FA44959" w14:textId="407E93DD" w:rsidR="00E66654" w:rsidRPr="00407EB5" w:rsidRDefault="000D7E76" w:rsidP="003D0F17">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Effect on human health of</w:t>
      </w:r>
    </w:p>
    <w:p w14:paraId="261DAFA2" w14:textId="531EB08A" w:rsidR="00C3047D" w:rsidRPr="001046BD" w:rsidRDefault="00A9409F" w:rsidP="001046BD">
      <w:pPr>
        <w:spacing w:line="276" w:lineRule="auto"/>
        <w:rPr>
          <w:rFonts w:asciiTheme="minorHAnsi" w:hAnsiTheme="minorHAnsi" w:cstheme="minorHAnsi"/>
        </w:rPr>
      </w:pPr>
      <w:r>
        <w:rPr>
          <w:rFonts w:asciiTheme="minorHAnsi" w:hAnsiTheme="minorHAnsi" w:cstheme="minorHAnsi"/>
        </w:rPr>
        <w:t>▪︎</w:t>
      </w:r>
      <w:r w:rsidR="00E66654" w:rsidRPr="00407EB5">
        <w:rPr>
          <w:rFonts w:asciiTheme="minorHAnsi" w:hAnsiTheme="minorHAnsi" w:cstheme="minorHAnsi"/>
        </w:rPr>
        <w:t>Toxic air pollutants like mercury, sulfur dioxide, nitrous oxides</w:t>
      </w:r>
      <w:r w:rsidR="008C29B5">
        <w:rPr>
          <w:rFonts w:asciiTheme="minorHAnsi" w:hAnsiTheme="minorHAnsi" w:cstheme="minorHAnsi"/>
        </w:rPr>
        <w:t xml:space="preserve"> l</w:t>
      </w:r>
      <w:r w:rsidR="00E66654" w:rsidRPr="00407EB5">
        <w:rPr>
          <w:rFonts w:asciiTheme="minorHAnsi" w:hAnsiTheme="minorHAnsi" w:cstheme="minorHAnsi"/>
        </w:rPr>
        <w:t>ead, arsenic, volatile organic compounds, particulates.</w:t>
      </w:r>
      <w:r w:rsidR="00C3047D">
        <w:rPr>
          <w:b/>
          <w:bCs/>
          <w:i/>
          <w:iCs/>
        </w:rPr>
        <w:br w:type="page"/>
      </w:r>
    </w:p>
    <w:p w14:paraId="6D78796F" w14:textId="25D6378C" w:rsidR="00804A8D" w:rsidRPr="003938EE" w:rsidRDefault="00804A8D" w:rsidP="00322184">
      <w:pPr>
        <w:pStyle w:val="Title"/>
        <w:jc w:val="center"/>
        <w:rPr>
          <w:i/>
          <w:iCs/>
        </w:rPr>
      </w:pPr>
      <w:r w:rsidRPr="003938EE">
        <w:rPr>
          <w:i/>
          <w:iCs/>
        </w:rPr>
        <w:lastRenderedPageBreak/>
        <w:t>Could Humans Ever Be Fossil Fuels In The Future?</w:t>
      </w:r>
    </w:p>
    <w:p w14:paraId="0CFA039A" w14:textId="1D5CF773" w:rsidR="002103CE" w:rsidRPr="002103CE" w:rsidRDefault="002103CE" w:rsidP="002103CE">
      <w:r>
        <w:rPr>
          <w:rFonts w:asciiTheme="minorHAnsi" w:hAnsiTheme="minorHAnsi" w:cstheme="minorHAnsi"/>
          <w:noProof/>
          <w:sz w:val="28"/>
          <w:szCs w:val="28"/>
        </w:rPr>
        <w:drawing>
          <wp:anchor distT="0" distB="0" distL="114300" distR="114300" simplePos="0" relativeHeight="251658241" behindDoc="1" locked="0" layoutInCell="1" allowOverlap="1" wp14:anchorId="0013AB8A" wp14:editId="4B35B4DF">
            <wp:simplePos x="0" y="0"/>
            <wp:positionH relativeFrom="column">
              <wp:posOffset>888</wp:posOffset>
            </wp:positionH>
            <wp:positionV relativeFrom="paragraph">
              <wp:posOffset>389884</wp:posOffset>
            </wp:positionV>
            <wp:extent cx="5210810" cy="2648505"/>
            <wp:effectExtent l="0" t="0" r="0" b="0"/>
            <wp:wrapNone/>
            <wp:docPr id="1187928975" name="Picture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28975" name="Picture 1">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0810" cy="2648505"/>
                    </a:xfrm>
                    <a:prstGeom prst="rect">
                      <a:avLst/>
                    </a:prstGeom>
                  </pic:spPr>
                </pic:pic>
              </a:graphicData>
            </a:graphic>
            <wp14:sizeRelH relativeFrom="margin">
              <wp14:pctWidth>0</wp14:pctWidth>
            </wp14:sizeRelH>
            <wp14:sizeRelV relativeFrom="margin">
              <wp14:pctHeight>0</wp14:pctHeight>
            </wp14:sizeRelV>
          </wp:anchor>
        </w:drawing>
      </w:r>
    </w:p>
    <w:p w14:paraId="00C3D5AC" w14:textId="641BE63F" w:rsidR="00CE6B97" w:rsidRPr="00CE6B97" w:rsidRDefault="00CE6B97" w:rsidP="00CE6B97"/>
    <w:p w14:paraId="2B482C06" w14:textId="77777777" w:rsidR="002103CE" w:rsidRDefault="002103CE" w:rsidP="006F7CA1">
      <w:pPr>
        <w:rPr>
          <w:rStyle w:val="dropcap"/>
          <w:rFonts w:ascii="Karla" w:eastAsia="Times New Roman" w:hAnsi="Karla"/>
          <w:b/>
          <w:bCs/>
          <w:color w:val="000000"/>
          <w:spacing w:val="8"/>
          <w:shd w:val="clear" w:color="auto" w:fill="FFFFFF"/>
        </w:rPr>
      </w:pPr>
    </w:p>
    <w:p w14:paraId="0E667B80" w14:textId="77777777" w:rsidR="002103CE" w:rsidRDefault="002103CE" w:rsidP="006F7CA1">
      <w:pPr>
        <w:rPr>
          <w:rStyle w:val="dropcap"/>
          <w:rFonts w:ascii="Karla" w:eastAsia="Times New Roman" w:hAnsi="Karla"/>
          <w:b/>
          <w:bCs/>
          <w:color w:val="000000"/>
          <w:spacing w:val="8"/>
          <w:shd w:val="clear" w:color="auto" w:fill="FFFFFF"/>
        </w:rPr>
      </w:pPr>
    </w:p>
    <w:p w14:paraId="729DA1AB" w14:textId="77777777" w:rsidR="002103CE" w:rsidRDefault="002103CE" w:rsidP="006F7CA1">
      <w:pPr>
        <w:rPr>
          <w:rStyle w:val="dropcap"/>
          <w:rFonts w:ascii="Karla" w:eastAsia="Times New Roman" w:hAnsi="Karla"/>
          <w:b/>
          <w:bCs/>
          <w:color w:val="000000"/>
          <w:spacing w:val="8"/>
          <w:shd w:val="clear" w:color="auto" w:fill="FFFFFF"/>
        </w:rPr>
      </w:pPr>
    </w:p>
    <w:p w14:paraId="2FBE53B2" w14:textId="77777777" w:rsidR="002103CE" w:rsidRDefault="002103CE" w:rsidP="006F7CA1">
      <w:pPr>
        <w:rPr>
          <w:rStyle w:val="dropcap"/>
          <w:rFonts w:ascii="Karla" w:eastAsia="Times New Roman" w:hAnsi="Karla"/>
          <w:b/>
          <w:bCs/>
          <w:color w:val="000000"/>
          <w:spacing w:val="8"/>
          <w:shd w:val="clear" w:color="auto" w:fill="FFFFFF"/>
        </w:rPr>
      </w:pPr>
    </w:p>
    <w:p w14:paraId="4010C253" w14:textId="77777777" w:rsidR="002103CE" w:rsidRDefault="002103CE" w:rsidP="006F7CA1">
      <w:pPr>
        <w:rPr>
          <w:rStyle w:val="dropcap"/>
          <w:rFonts w:ascii="Karla" w:eastAsia="Times New Roman" w:hAnsi="Karla"/>
          <w:b/>
          <w:bCs/>
          <w:color w:val="000000"/>
          <w:spacing w:val="8"/>
          <w:shd w:val="clear" w:color="auto" w:fill="FFFFFF"/>
        </w:rPr>
      </w:pPr>
    </w:p>
    <w:p w14:paraId="1DF12094" w14:textId="77777777" w:rsidR="002103CE" w:rsidRDefault="002103CE" w:rsidP="006F7CA1">
      <w:pPr>
        <w:rPr>
          <w:rStyle w:val="dropcap"/>
          <w:rFonts w:ascii="Karla" w:eastAsia="Times New Roman" w:hAnsi="Karla"/>
          <w:b/>
          <w:bCs/>
          <w:color w:val="000000"/>
          <w:spacing w:val="8"/>
          <w:shd w:val="clear" w:color="auto" w:fill="FFFFFF"/>
        </w:rPr>
      </w:pPr>
    </w:p>
    <w:p w14:paraId="0530FF17" w14:textId="5DFBBF92" w:rsidR="006F7CA1" w:rsidRDefault="00CE6B97" w:rsidP="006F7CA1">
      <w:pPr>
        <w:rPr>
          <w:rFonts w:ascii="Karla" w:eastAsia="Times New Roman" w:hAnsi="Karla"/>
          <w:color w:val="000000"/>
          <w:spacing w:val="8"/>
          <w:sz w:val="27"/>
          <w:szCs w:val="27"/>
          <w:shd w:val="clear" w:color="auto" w:fill="FFFFFF"/>
        </w:rPr>
      </w:pPr>
      <w:r>
        <w:rPr>
          <w:rStyle w:val="dropcap"/>
          <w:rFonts w:ascii="Karla" w:eastAsia="Times New Roman" w:hAnsi="Karla"/>
          <w:b/>
          <w:bCs/>
          <w:color w:val="000000"/>
          <w:spacing w:val="8"/>
          <w:shd w:val="clear" w:color="auto" w:fill="FFFFFF"/>
        </w:rPr>
        <w:t>H</w:t>
      </w:r>
      <w:r>
        <w:rPr>
          <w:rFonts w:ascii="Karla" w:eastAsia="Times New Roman" w:hAnsi="Karla"/>
          <w:color w:val="000000"/>
          <w:spacing w:val="8"/>
          <w:sz w:val="27"/>
          <w:szCs w:val="27"/>
          <w:shd w:val="clear" w:color="auto" w:fill="FFFFFF"/>
        </w:rPr>
        <w:t>ave you ever considered what will become of our remains in the distant future when we are long dead? We don’t mean in a few decades, or even a few hundred years, we mean eons into the future when the human race may have gone the way of the dinosaurs. Is it possible some of us may experience the transformative processes that have turned long-dead organisms into the substances we use to fuel our world today? In short, could humans ever become fossil fuels?</w:t>
      </w:r>
    </w:p>
    <w:p w14:paraId="1CEC00DC" w14:textId="582AB426" w:rsidR="000D4F79" w:rsidRPr="00620D81" w:rsidRDefault="00620D81" w:rsidP="00620D81">
      <w:pPr>
        <w:pStyle w:val="Heading2"/>
        <w:shd w:val="clear" w:color="auto" w:fill="FFFFFF"/>
        <w:jc w:val="center"/>
        <w:rPr>
          <w:rFonts w:ascii="Montserrat" w:eastAsia="Times New Roman" w:hAnsi="Montserrat"/>
          <w:i/>
          <w:iCs/>
          <w:color w:val="000000"/>
          <w:sz w:val="36"/>
          <w:szCs w:val="36"/>
        </w:rPr>
      </w:pPr>
      <w:r w:rsidRPr="00620D81">
        <w:rPr>
          <w:rStyle w:val="Strong"/>
          <w:rFonts w:ascii="Montserrat" w:eastAsia="Times New Roman" w:hAnsi="Montserrat"/>
          <w:i/>
          <w:iCs/>
          <w:color w:val="000000"/>
        </w:rPr>
        <w:t>Fossil fuels are not dinosaurs</w:t>
      </w:r>
    </w:p>
    <w:p w14:paraId="59579CD0" w14:textId="4B87116C" w:rsidR="00B92AA7" w:rsidRDefault="000D4F79" w:rsidP="001B5BF1">
      <w:pPr>
        <w:rPr>
          <w:rFonts w:ascii="Karla" w:eastAsia="Times New Roman" w:hAnsi="Karla"/>
          <w:color w:val="000000"/>
          <w:spacing w:val="8"/>
          <w:sz w:val="27"/>
          <w:szCs w:val="27"/>
          <w:shd w:val="clear" w:color="auto" w:fill="FFFFFF"/>
        </w:rPr>
      </w:pPr>
      <w:r>
        <w:rPr>
          <w:rFonts w:ascii="Karla" w:eastAsia="Times New Roman" w:hAnsi="Karla"/>
          <w:color w:val="000000"/>
          <w:spacing w:val="8"/>
          <w:sz w:val="27"/>
          <w:szCs w:val="27"/>
          <w:shd w:val="clear" w:color="auto" w:fill="FFFFFF"/>
        </w:rPr>
        <w:t xml:space="preserve">Rather than being dinosaurs, most of the organisms that became fossil fuels were far smaller in size and, in some cases (though not exclusively), died long before the “terrible lizards” started roaming the planet. As such, you are not pouring liquid dinosaur into your cars when you refuel, at least not in large amounts. </w:t>
      </w:r>
      <w:r w:rsidR="00B92AA7">
        <w:rPr>
          <w:rFonts w:ascii="Karla" w:eastAsia="Times New Roman" w:hAnsi="Karla"/>
          <w:color w:val="000000"/>
          <w:spacing w:val="8"/>
          <w:sz w:val="27"/>
          <w:szCs w:val="27"/>
          <w:shd w:val="clear" w:color="auto" w:fill="FFFFFF"/>
        </w:rPr>
        <w:br w:type="page"/>
      </w:r>
    </w:p>
    <w:p w14:paraId="7CE5F8E4" w14:textId="3CE3CAE3" w:rsidR="00815E37" w:rsidRPr="006F7CA1" w:rsidRDefault="00B359D8" w:rsidP="006F7CA1">
      <w:r>
        <w:lastRenderedPageBreak/>
        <w:t>Until the mid-18</w:t>
      </w:r>
      <w:r w:rsidRPr="00B359D8">
        <w:rPr>
          <w:vertAlign w:val="superscript"/>
        </w:rPr>
        <w:t>th</w:t>
      </w:r>
      <w:r>
        <w:t xml:space="preserve"> century, the word “fossil” actually referred to something that was “dug up” or the process of digging something up, rather than referring to a long-dead organism. The meaning we understand today was therefore a later development, and it was not until the mid-19</w:t>
      </w:r>
      <w:r w:rsidRPr="00B359D8">
        <w:rPr>
          <w:vertAlign w:val="superscript"/>
        </w:rPr>
        <w:t>th</w:t>
      </w:r>
      <w:r>
        <w:t xml:space="preserve"> century that we started to see the term “fossil fuel” being used in its broader sense. </w:t>
      </w:r>
      <w:hyperlink r:id="rId14" w:history="1">
        <w:proofErr w:type="spellStart"/>
        <w:r w:rsidR="00FE57FC" w:rsidRPr="00FE57FC">
          <w:rPr>
            <w:rStyle w:val="Hyperlink"/>
          </w:rPr>
          <w:t>IFLScience</w:t>
        </w:r>
        <w:proofErr w:type="spellEnd"/>
        <w:r w:rsidR="00FE57FC" w:rsidRPr="00FE57FC">
          <w:rPr>
            <w:rStyle w:val="Hyperlink"/>
          </w:rPr>
          <w:t xml:space="preserve"> exciting 2023.Dr. Russell </w:t>
        </w:r>
        <w:proofErr w:type="spellStart"/>
        <w:r w:rsidR="00FE57FC" w:rsidRPr="00FE57FC">
          <w:rPr>
            <w:rStyle w:val="Hyperlink"/>
          </w:rPr>
          <w:t>Moul</w:t>
        </w:r>
        <w:proofErr w:type="spellEnd"/>
      </w:hyperlink>
    </w:p>
    <w:p w14:paraId="4C046AA1" w14:textId="09EB2E66" w:rsidR="005D1798" w:rsidRDefault="00434905" w:rsidP="00E42570">
      <w:pPr>
        <w:pStyle w:val="Heading1"/>
        <w:rPr>
          <w:i/>
          <w:iCs/>
          <w:u w:val="single"/>
        </w:rPr>
      </w:pPr>
      <w:r>
        <w:rPr>
          <w:rFonts w:asciiTheme="minorHAnsi" w:hAnsiTheme="minorHAnsi" w:cstheme="minorHAnsi"/>
          <w:noProof/>
          <w:sz w:val="28"/>
          <w:szCs w:val="28"/>
        </w:rPr>
        <w:drawing>
          <wp:anchor distT="0" distB="0" distL="114300" distR="114300" simplePos="0" relativeHeight="251658242" behindDoc="1" locked="0" layoutInCell="1" allowOverlap="1" wp14:anchorId="1E7DF2FC" wp14:editId="17D27806">
            <wp:simplePos x="0" y="0"/>
            <wp:positionH relativeFrom="column">
              <wp:posOffset>-579120</wp:posOffset>
            </wp:positionH>
            <wp:positionV relativeFrom="paragraph">
              <wp:posOffset>397707</wp:posOffset>
            </wp:positionV>
            <wp:extent cx="6257069" cy="3249227"/>
            <wp:effectExtent l="0" t="0" r="0" b="8890"/>
            <wp:wrapNone/>
            <wp:docPr id="625607371"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7371" name="Picture 1">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6257925" cy="3249672"/>
                    </a:xfrm>
                    <a:prstGeom prst="rect">
                      <a:avLst/>
                    </a:prstGeom>
                  </pic:spPr>
                </pic:pic>
              </a:graphicData>
            </a:graphic>
            <wp14:sizeRelH relativeFrom="margin">
              <wp14:pctWidth>0</wp14:pctWidth>
            </wp14:sizeRelH>
            <wp14:sizeRelV relativeFrom="margin">
              <wp14:pctHeight>0</wp14:pctHeight>
            </wp14:sizeRelV>
          </wp:anchor>
        </w:drawing>
      </w:r>
    </w:p>
    <w:p w14:paraId="7D1B2BA6" w14:textId="77777777" w:rsidR="005D1798" w:rsidRDefault="005D1798" w:rsidP="005D1798">
      <w:pPr>
        <w:pStyle w:val="Heading1"/>
        <w:jc w:val="center"/>
        <w:rPr>
          <w:i/>
          <w:iCs/>
          <w:u w:val="single"/>
        </w:rPr>
      </w:pPr>
    </w:p>
    <w:p w14:paraId="4EBFEB98" w14:textId="77777777" w:rsidR="00704166" w:rsidRDefault="00704166" w:rsidP="005D1798">
      <w:pPr>
        <w:pStyle w:val="Heading1"/>
        <w:jc w:val="center"/>
        <w:rPr>
          <w:i/>
          <w:iCs/>
          <w:u w:val="single"/>
        </w:rPr>
      </w:pPr>
    </w:p>
    <w:p w14:paraId="1B8DCBB1" w14:textId="77777777" w:rsidR="00704166" w:rsidRDefault="00704166" w:rsidP="005D1798">
      <w:pPr>
        <w:pStyle w:val="Heading1"/>
        <w:jc w:val="center"/>
        <w:rPr>
          <w:i/>
          <w:iCs/>
          <w:u w:val="single"/>
        </w:rPr>
      </w:pPr>
    </w:p>
    <w:p w14:paraId="13D11C6A" w14:textId="77777777" w:rsidR="00704166" w:rsidRDefault="00704166" w:rsidP="005D1798">
      <w:pPr>
        <w:pStyle w:val="Heading1"/>
        <w:jc w:val="center"/>
        <w:rPr>
          <w:i/>
          <w:iCs/>
          <w:u w:val="single"/>
        </w:rPr>
      </w:pPr>
    </w:p>
    <w:p w14:paraId="064600F7" w14:textId="77777777" w:rsidR="00704166" w:rsidRDefault="00704166" w:rsidP="005D1798">
      <w:pPr>
        <w:pStyle w:val="Heading1"/>
        <w:jc w:val="center"/>
        <w:rPr>
          <w:i/>
          <w:iCs/>
          <w:u w:val="single"/>
        </w:rPr>
      </w:pPr>
    </w:p>
    <w:p w14:paraId="799D2E67" w14:textId="77777777" w:rsidR="00704166" w:rsidRDefault="00704166" w:rsidP="005D1798">
      <w:pPr>
        <w:pStyle w:val="Heading1"/>
        <w:jc w:val="center"/>
        <w:rPr>
          <w:i/>
          <w:iCs/>
          <w:u w:val="single"/>
        </w:rPr>
      </w:pPr>
    </w:p>
    <w:p w14:paraId="62FF43BC" w14:textId="2CCFA239" w:rsidR="00704166" w:rsidRDefault="00704166" w:rsidP="007027DC">
      <w:pPr>
        <w:pStyle w:val="Heading1"/>
        <w:rPr>
          <w:i/>
          <w:iCs/>
          <w:u w:val="single"/>
        </w:rPr>
      </w:pPr>
    </w:p>
    <w:p w14:paraId="1134F7C5" w14:textId="1FF7081F" w:rsidR="00E32280" w:rsidRPr="002F6A04" w:rsidRDefault="007741EA" w:rsidP="005D1798">
      <w:pPr>
        <w:pStyle w:val="Heading1"/>
        <w:jc w:val="center"/>
        <w:rPr>
          <w:i/>
          <w:iCs/>
          <w:u w:val="single"/>
        </w:rPr>
      </w:pPr>
      <w:r w:rsidRPr="002F6A04">
        <w:rPr>
          <w:i/>
          <w:iCs/>
          <w:u w:val="single"/>
        </w:rPr>
        <w:t>So, fossil fuels made from</w:t>
      </w:r>
    </w:p>
    <w:p w14:paraId="3BA39EDA" w14:textId="348F2838" w:rsidR="00543A44" w:rsidRDefault="008E60A7" w:rsidP="00560050">
      <w:pPr>
        <w:pStyle w:val="NormalWeb"/>
        <w:numPr>
          <w:ilvl w:val="0"/>
          <w:numId w:val="2"/>
        </w:numPr>
        <w:shd w:val="clear" w:color="auto" w:fill="FFFFFF"/>
        <w:rPr>
          <w:rFonts w:ascii="Karla" w:hAnsi="Karla"/>
          <w:color w:val="000000"/>
          <w:spacing w:val="8"/>
          <w:sz w:val="27"/>
          <w:szCs w:val="27"/>
        </w:rPr>
      </w:pPr>
      <w:r>
        <w:rPr>
          <w:rFonts w:asciiTheme="majorBidi" w:eastAsiaTheme="majorEastAsia" w:hAnsiTheme="majorBidi" w:cstheme="majorBidi"/>
          <w:b/>
          <w:bCs/>
          <w:noProof/>
          <w:sz w:val="28"/>
          <w:szCs w:val="26"/>
          <w:u w:val="single"/>
        </w:rPr>
        <w:drawing>
          <wp:anchor distT="0" distB="0" distL="114300" distR="114300" simplePos="0" relativeHeight="251658243" behindDoc="1" locked="0" layoutInCell="1" allowOverlap="1" wp14:anchorId="6E2ECA9A" wp14:editId="63F6C160">
            <wp:simplePos x="0" y="0"/>
            <wp:positionH relativeFrom="column">
              <wp:posOffset>-794385</wp:posOffset>
            </wp:positionH>
            <wp:positionV relativeFrom="paragraph">
              <wp:posOffset>307975</wp:posOffset>
            </wp:positionV>
            <wp:extent cx="923290" cy="944880"/>
            <wp:effectExtent l="0" t="0" r="0" b="7620"/>
            <wp:wrapNone/>
            <wp:docPr id="202733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38969" name="Picture 2027338969"/>
                    <pic:cNvPicPr/>
                  </pic:nvPicPr>
                  <pic:blipFill>
                    <a:blip r:embed="rId17">
                      <a:extLst>
                        <a:ext uri="{28A0092B-C50C-407E-A947-70E740481C1C}">
                          <a14:useLocalDpi xmlns:a14="http://schemas.microsoft.com/office/drawing/2010/main" val="0"/>
                        </a:ext>
                      </a:extLst>
                    </a:blip>
                    <a:stretch>
                      <a:fillRect/>
                    </a:stretch>
                  </pic:blipFill>
                  <pic:spPr>
                    <a:xfrm>
                      <a:off x="0" y="0"/>
                      <a:ext cx="923290" cy="944880"/>
                    </a:xfrm>
                    <a:prstGeom prst="rect">
                      <a:avLst/>
                    </a:prstGeom>
                  </pic:spPr>
                </pic:pic>
              </a:graphicData>
            </a:graphic>
            <wp14:sizeRelH relativeFrom="margin">
              <wp14:pctWidth>0</wp14:pctWidth>
            </wp14:sizeRelH>
            <wp14:sizeRelV relativeFrom="margin">
              <wp14:pctHeight>0</wp14:pctHeight>
            </wp14:sizeRelV>
          </wp:anchor>
        </w:drawing>
      </w:r>
      <w:r w:rsidR="00E42570" w:rsidRPr="00436409">
        <w:rPr>
          <w:rStyle w:val="Heading2Char"/>
          <w:b/>
          <w:bCs/>
          <w:u w:val="single"/>
        </w:rPr>
        <w:t>C</w:t>
      </w:r>
      <w:r w:rsidR="00543A44" w:rsidRPr="00436409">
        <w:rPr>
          <w:rStyle w:val="Heading2Char"/>
          <w:b/>
          <w:bCs/>
          <w:u w:val="single"/>
        </w:rPr>
        <w:t>oal</w:t>
      </w:r>
      <w:r w:rsidR="00E42570">
        <w:rPr>
          <w:rStyle w:val="Heading2Char"/>
          <w:b/>
          <w:bCs/>
          <w:u w:val="single"/>
        </w:rPr>
        <w:t>:</w:t>
      </w:r>
      <w:r w:rsidR="00543A44">
        <w:rPr>
          <w:rFonts w:ascii="Karla" w:hAnsi="Karla"/>
          <w:color w:val="000000"/>
          <w:spacing w:val="8"/>
          <w:sz w:val="27"/>
          <w:szCs w:val="27"/>
        </w:rPr>
        <w:t xml:space="preserve"> holds the energy that was once contained by plants living in swampy forests. When they died, their remains sunk to the bottom of the water where they experienced partial decay in an oxygen-deficient environment. This turned them into </w:t>
      </w:r>
      <w:hyperlink r:id="rId18" w:anchor=":~:text=Peat%20is%20the%20surface%20organic,high%20acidity%20and%20nutrient%20deficiency." w:tgtFrame="_blank" w:history="1">
        <w:r w:rsidR="00543A44">
          <w:rPr>
            <w:rStyle w:val="Hyperlink"/>
            <w:rFonts w:ascii="Karla" w:hAnsi="Karla"/>
            <w:color w:val="687F1E"/>
            <w:spacing w:val="8"/>
            <w:sz w:val="27"/>
            <w:szCs w:val="27"/>
          </w:rPr>
          <w:t>peat</w:t>
        </w:r>
      </w:hyperlink>
      <w:r w:rsidR="00543A44">
        <w:rPr>
          <w:rFonts w:ascii="Karla" w:hAnsi="Karla"/>
          <w:color w:val="000000"/>
          <w:spacing w:val="8"/>
          <w:sz w:val="27"/>
          <w:szCs w:val="27"/>
        </w:rPr>
        <w:t>. </w:t>
      </w:r>
    </w:p>
    <w:p w14:paraId="0F11D203" w14:textId="77777777" w:rsidR="00543A44" w:rsidRDefault="00543A44">
      <w:pPr>
        <w:pStyle w:val="NormalWeb"/>
        <w:shd w:val="clear" w:color="auto" w:fill="FFFFFF"/>
        <w:rPr>
          <w:rFonts w:ascii="Karla" w:hAnsi="Karla"/>
          <w:color w:val="000000"/>
          <w:spacing w:val="8"/>
          <w:sz w:val="27"/>
          <w:szCs w:val="27"/>
        </w:rPr>
      </w:pPr>
      <w:r>
        <w:rPr>
          <w:rFonts w:ascii="Karla" w:hAnsi="Karla"/>
          <w:color w:val="000000"/>
          <w:spacing w:val="8"/>
          <w:sz w:val="27"/>
          <w:szCs w:val="27"/>
        </w:rPr>
        <w:t>Over time, the wetlands dried out and other materials covered the peat. The pressure and heat caused by burial beneath these materials turned the plant material into what we call coal. Most of the coal we use today started out on this long process around 350-300 million years ago during the </w:t>
      </w:r>
      <w:hyperlink r:id="rId19" w:anchor=":~:text=The%20Carboniferous%20Period%20lasted%20from,midwestern%20and%20eastern%20North%20America." w:tgtFrame="_blank" w:history="1">
        <w:r>
          <w:rPr>
            <w:rStyle w:val="Hyperlink"/>
            <w:rFonts w:ascii="Karla" w:hAnsi="Karla"/>
            <w:color w:val="687F1E"/>
            <w:spacing w:val="8"/>
            <w:sz w:val="27"/>
            <w:szCs w:val="27"/>
          </w:rPr>
          <w:t>Carboniferous</w:t>
        </w:r>
      </w:hyperlink>
      <w:r>
        <w:rPr>
          <w:rFonts w:ascii="Karla" w:hAnsi="Karla"/>
          <w:color w:val="000000"/>
          <w:spacing w:val="8"/>
          <w:sz w:val="27"/>
          <w:szCs w:val="27"/>
        </w:rPr>
        <w:t> period (literally meaning “coal-bearing” period). </w:t>
      </w:r>
    </w:p>
    <w:p w14:paraId="0B171995" w14:textId="77777777" w:rsidR="00BB035A" w:rsidRDefault="00BB035A" w:rsidP="00D07B86">
      <w:pPr>
        <w:spacing w:line="276" w:lineRule="auto"/>
        <w:rPr>
          <w:rFonts w:asciiTheme="minorHAnsi" w:hAnsiTheme="minorHAnsi" w:cstheme="minorHAnsi"/>
          <w:sz w:val="28"/>
          <w:szCs w:val="28"/>
        </w:rPr>
      </w:pPr>
    </w:p>
    <w:p w14:paraId="77F436D5" w14:textId="7400E750" w:rsidR="006E7A5A" w:rsidRPr="002D18A2" w:rsidRDefault="00B46FD4" w:rsidP="00560050">
      <w:pPr>
        <w:pStyle w:val="ListParagraph"/>
        <w:numPr>
          <w:ilvl w:val="0"/>
          <w:numId w:val="2"/>
        </w:numPr>
        <w:spacing w:line="276" w:lineRule="auto"/>
        <w:rPr>
          <w:rFonts w:asciiTheme="minorHAnsi" w:hAnsiTheme="minorHAnsi" w:cstheme="minorHAnsi"/>
          <w:sz w:val="28"/>
          <w:szCs w:val="28"/>
        </w:rPr>
      </w:pPr>
      <w:r>
        <w:rPr>
          <w:rFonts w:eastAsiaTheme="majorEastAsia" w:cstheme="majorBidi"/>
          <w:b/>
          <w:bCs/>
          <w:noProof/>
          <w:sz w:val="28"/>
          <w:szCs w:val="26"/>
          <w:u w:val="single"/>
        </w:rPr>
        <w:drawing>
          <wp:anchor distT="0" distB="0" distL="114300" distR="114300" simplePos="0" relativeHeight="251658244" behindDoc="1" locked="0" layoutInCell="1" allowOverlap="1" wp14:anchorId="61B6D562" wp14:editId="7FA91AEF">
            <wp:simplePos x="0" y="0"/>
            <wp:positionH relativeFrom="column">
              <wp:posOffset>-701040</wp:posOffset>
            </wp:positionH>
            <wp:positionV relativeFrom="paragraph">
              <wp:posOffset>219710</wp:posOffset>
            </wp:positionV>
            <wp:extent cx="1066800" cy="1133475"/>
            <wp:effectExtent l="214312" t="261938" r="138113" b="252412"/>
            <wp:wrapNone/>
            <wp:docPr id="1430030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30035" name="Picture 1430030035"/>
                    <pic:cNvPicPr/>
                  </pic:nvPicPr>
                  <pic:blipFill>
                    <a:blip r:embed="rId20">
                      <a:extLst>
                        <a:ext uri="{28A0092B-C50C-407E-A947-70E740481C1C}">
                          <a14:useLocalDpi xmlns:a14="http://schemas.microsoft.com/office/drawing/2010/main" val="0"/>
                        </a:ext>
                      </a:extLst>
                    </a:blip>
                    <a:stretch>
                      <a:fillRect/>
                    </a:stretch>
                  </pic:blipFill>
                  <pic:spPr>
                    <a:xfrm rot="18846663">
                      <a:off x="0" y="0"/>
                      <a:ext cx="1066800" cy="1133475"/>
                    </a:xfrm>
                    <a:prstGeom prst="rect">
                      <a:avLst/>
                    </a:prstGeom>
                  </pic:spPr>
                </pic:pic>
              </a:graphicData>
            </a:graphic>
            <wp14:sizeRelH relativeFrom="margin">
              <wp14:pctWidth>0</wp14:pctWidth>
            </wp14:sizeRelH>
            <wp14:sizeRelV relativeFrom="margin">
              <wp14:pctHeight>0</wp14:pctHeight>
            </wp14:sizeRelV>
          </wp:anchor>
        </w:drawing>
      </w:r>
      <w:r w:rsidR="006E7A5A" w:rsidRPr="008326F0">
        <w:rPr>
          <w:rStyle w:val="Heading2Char"/>
          <w:b/>
          <w:bCs/>
          <w:u w:val="single"/>
        </w:rPr>
        <w:t>Petroleum</w:t>
      </w:r>
      <w:r w:rsidR="008326F0">
        <w:rPr>
          <w:rStyle w:val="Heading2Char"/>
          <w:b/>
          <w:bCs/>
          <w:u w:val="single"/>
        </w:rPr>
        <w:t>:</w:t>
      </w:r>
      <w:r w:rsidR="006E7A5A" w:rsidRPr="008326F0">
        <w:rPr>
          <w:rFonts w:asciiTheme="minorHAnsi" w:hAnsiTheme="minorHAnsi" w:cstheme="minorHAnsi"/>
          <w:sz w:val="28"/>
          <w:szCs w:val="28"/>
        </w:rPr>
        <w:t xml:space="preserve"> (literally Latin for “rock oil”) mostly comes from a similar process that started in the prehistoric oceans. Here, ancient plankton sank to the ocean floor after they died. Their tiny bodies were then covered with more debris as they drifted down from the surface and mixed with sand, silt, and rock. </w:t>
      </w:r>
    </w:p>
    <w:p w14:paraId="6B575AD6" w14:textId="0F38F211" w:rsidR="006E7A5A" w:rsidRDefault="006E7A5A" w:rsidP="008326F0">
      <w:pPr>
        <w:spacing w:line="276" w:lineRule="auto"/>
        <w:rPr>
          <w:rFonts w:asciiTheme="minorHAnsi" w:hAnsiTheme="minorHAnsi" w:cstheme="minorHAnsi"/>
          <w:sz w:val="28"/>
          <w:szCs w:val="28"/>
        </w:rPr>
      </w:pPr>
      <w:r>
        <w:rPr>
          <w:rFonts w:asciiTheme="minorHAnsi" w:hAnsiTheme="minorHAnsi" w:cstheme="minorHAnsi"/>
          <w:sz w:val="28"/>
          <w:szCs w:val="28"/>
        </w:rPr>
        <w:t xml:space="preserve">As with coal, the accompanying heat and pressure from these layers transformed the remains into what we would recognize as petroleum or crude oil. It should be noted that this process is not necessarily unique to marine microorganisms, however, as petroleum can also be recovered from prehistoric lakes where algae underwent the same process.  </w:t>
      </w:r>
    </w:p>
    <w:p w14:paraId="1543767E" w14:textId="4E669D16" w:rsidR="006E7A5A" w:rsidRDefault="006E7A5A" w:rsidP="00767593">
      <w:pPr>
        <w:spacing w:line="276" w:lineRule="auto"/>
        <w:rPr>
          <w:rFonts w:asciiTheme="minorHAnsi" w:hAnsiTheme="minorHAnsi" w:cstheme="minorHAnsi"/>
          <w:sz w:val="28"/>
          <w:szCs w:val="28"/>
        </w:rPr>
      </w:pPr>
      <w:r>
        <w:rPr>
          <w:rFonts w:asciiTheme="minorHAnsi" w:hAnsiTheme="minorHAnsi" w:cstheme="minorHAnsi"/>
          <w:sz w:val="28"/>
          <w:szCs w:val="28"/>
        </w:rPr>
        <w:t xml:space="preserve">Petroleum comprises various hydrocarbon compounds and exists in liquid form. Generally speaking, the liquid pools deep underground in sedimentary rocks, but can also sometimes occur in hard rocks, such as fractured granite. It can also appear closer to the surface where it bubbles up as tar or bitumen. </w:t>
      </w:r>
    </w:p>
    <w:p w14:paraId="58258010" w14:textId="77777777" w:rsidR="006E7A5A" w:rsidRDefault="006E7A5A" w:rsidP="00D07B86">
      <w:pPr>
        <w:spacing w:line="276" w:lineRule="auto"/>
        <w:rPr>
          <w:rFonts w:asciiTheme="minorHAnsi" w:hAnsiTheme="minorHAnsi" w:cstheme="minorHAnsi"/>
          <w:sz w:val="28"/>
          <w:szCs w:val="28"/>
        </w:rPr>
      </w:pPr>
      <w:r>
        <w:rPr>
          <w:rFonts w:asciiTheme="minorHAnsi" w:hAnsiTheme="minorHAnsi" w:cstheme="minorHAnsi"/>
          <w:sz w:val="28"/>
          <w:szCs w:val="28"/>
        </w:rPr>
        <w:t xml:space="preserve">Depending on its composition, petroleum’s color can vary quite a bit – if it contains few metals or sulfur, it can be lighter. In some cases, it can almost be clear.  </w:t>
      </w:r>
    </w:p>
    <w:p w14:paraId="5A866109" w14:textId="21A7AB00" w:rsidR="002D18A2" w:rsidRPr="00812006" w:rsidRDefault="000C08A4" w:rsidP="00560050">
      <w:pPr>
        <w:pStyle w:val="ListParagraph"/>
        <w:numPr>
          <w:ilvl w:val="0"/>
          <w:numId w:val="2"/>
        </w:numPr>
        <w:spacing w:line="276" w:lineRule="auto"/>
        <w:rPr>
          <w:rFonts w:asciiTheme="minorHAnsi" w:hAnsiTheme="minorHAnsi" w:cstheme="minorHAnsi"/>
          <w:sz w:val="28"/>
          <w:szCs w:val="28"/>
        </w:rPr>
      </w:pPr>
      <w:r>
        <w:rPr>
          <w:rFonts w:eastAsiaTheme="majorEastAsia" w:cstheme="majorBidi"/>
          <w:b/>
          <w:bCs/>
          <w:noProof/>
          <w:sz w:val="28"/>
          <w:szCs w:val="26"/>
          <w:u w:val="single"/>
        </w:rPr>
        <w:drawing>
          <wp:anchor distT="0" distB="0" distL="114300" distR="114300" simplePos="0" relativeHeight="251658245" behindDoc="1" locked="0" layoutInCell="1" allowOverlap="1" wp14:anchorId="3857DCD1" wp14:editId="006FAD1C">
            <wp:simplePos x="0" y="0"/>
            <wp:positionH relativeFrom="column">
              <wp:posOffset>-731520</wp:posOffset>
            </wp:positionH>
            <wp:positionV relativeFrom="paragraph">
              <wp:posOffset>291768</wp:posOffset>
            </wp:positionV>
            <wp:extent cx="984243" cy="905510"/>
            <wp:effectExtent l="0" t="0" r="6985" b="8890"/>
            <wp:wrapNone/>
            <wp:docPr id="804223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23838" name="Picture 804223838"/>
                    <pic:cNvPicPr/>
                  </pic:nvPicPr>
                  <pic:blipFill>
                    <a:blip r:embed="rId21">
                      <a:extLst>
                        <a:ext uri="{28A0092B-C50C-407E-A947-70E740481C1C}">
                          <a14:useLocalDpi xmlns:a14="http://schemas.microsoft.com/office/drawing/2010/main" val="0"/>
                        </a:ext>
                      </a:extLst>
                    </a:blip>
                    <a:stretch>
                      <a:fillRect/>
                    </a:stretch>
                  </pic:blipFill>
                  <pic:spPr>
                    <a:xfrm>
                      <a:off x="0" y="0"/>
                      <a:ext cx="984243" cy="905510"/>
                    </a:xfrm>
                    <a:prstGeom prst="rect">
                      <a:avLst/>
                    </a:prstGeom>
                  </pic:spPr>
                </pic:pic>
              </a:graphicData>
            </a:graphic>
            <wp14:sizeRelH relativeFrom="margin">
              <wp14:pctWidth>0</wp14:pctWidth>
            </wp14:sizeRelH>
            <wp14:sizeRelV relativeFrom="margin">
              <wp14:pctHeight>0</wp14:pctHeight>
            </wp14:sizeRelV>
          </wp:anchor>
        </w:drawing>
      </w:r>
      <w:r w:rsidR="002D18A2" w:rsidRPr="00812006">
        <w:rPr>
          <w:rStyle w:val="Heading2Char"/>
          <w:b/>
          <w:bCs/>
          <w:u w:val="single"/>
        </w:rPr>
        <w:t>Natural gas</w:t>
      </w:r>
      <w:r w:rsidR="0050748A" w:rsidRPr="00812006">
        <w:rPr>
          <w:rStyle w:val="Heading2Char"/>
          <w:b/>
          <w:bCs/>
          <w:u w:val="single"/>
        </w:rPr>
        <w:t>:</w:t>
      </w:r>
      <w:r w:rsidR="002D18A2" w:rsidRPr="00812006">
        <w:rPr>
          <w:rFonts w:asciiTheme="minorHAnsi" w:hAnsiTheme="minorHAnsi" w:cstheme="minorHAnsi"/>
          <w:sz w:val="28"/>
          <w:szCs w:val="28"/>
        </w:rPr>
        <w:t xml:space="preserve"> This fuel is mostly made of methane, though it can also contain small proportions of ethane, propane, butane, and pentane, which have been produced by long-dead marine microorganisms (some ancient terrestrial plants also produced natural gas when they decomposed). </w:t>
      </w:r>
    </w:p>
    <w:p w14:paraId="3790BE4E" w14:textId="7904B3DF" w:rsidR="002D18A2" w:rsidRDefault="002D18A2" w:rsidP="00812006">
      <w:pPr>
        <w:spacing w:line="276" w:lineRule="auto"/>
        <w:rPr>
          <w:rFonts w:asciiTheme="minorHAnsi" w:hAnsiTheme="minorHAnsi" w:cstheme="minorHAnsi"/>
          <w:sz w:val="28"/>
          <w:szCs w:val="28"/>
        </w:rPr>
      </w:pPr>
      <w:r>
        <w:rPr>
          <w:rFonts w:asciiTheme="minorHAnsi" w:hAnsiTheme="minorHAnsi" w:cstheme="minorHAnsi"/>
          <w:sz w:val="28"/>
          <w:szCs w:val="28"/>
        </w:rPr>
        <w:t xml:space="preserve">Under the same conditions that produced petroleum, the gas appears as the organisms undergo transformations from the heat and pressure they experience as they are buried in oxygen-free environments. Methane is the lightest and simplest hydrocarbon. It is colorless and odorless in its natural state but is also highly flammable. </w:t>
      </w:r>
    </w:p>
    <w:p w14:paraId="539C0017" w14:textId="6A94A9DD" w:rsidR="002D18A2" w:rsidRDefault="002D18A2" w:rsidP="002D18A2">
      <w:pPr>
        <w:spacing w:line="276" w:lineRule="auto"/>
        <w:rPr>
          <w:rFonts w:asciiTheme="minorHAnsi" w:hAnsiTheme="minorHAnsi" w:cstheme="minorHAnsi"/>
          <w:sz w:val="28"/>
          <w:szCs w:val="28"/>
        </w:rPr>
      </w:pPr>
      <w:r>
        <w:rPr>
          <w:rFonts w:asciiTheme="minorHAnsi" w:hAnsiTheme="minorHAnsi" w:cstheme="minorHAnsi"/>
          <w:sz w:val="28"/>
          <w:szCs w:val="28"/>
        </w:rPr>
        <w:lastRenderedPageBreak/>
        <w:t xml:space="preserve">Once the gas has formed, it will try to rise to the surface, but its progress depends on the nature of the rock surrounding it. If the rock is porous and permeable (having large numbers of interconnected spaces), the gas can more easily escape. </w:t>
      </w:r>
    </w:p>
    <w:p w14:paraId="22BC6453" w14:textId="5C9F386F" w:rsidR="002D18A2" w:rsidRDefault="002D18A2" w:rsidP="00D07B86">
      <w:pPr>
        <w:spacing w:line="276" w:lineRule="auto"/>
        <w:rPr>
          <w:rFonts w:asciiTheme="minorHAnsi" w:hAnsiTheme="minorHAnsi" w:cstheme="minorHAnsi"/>
          <w:sz w:val="28"/>
          <w:szCs w:val="28"/>
        </w:rPr>
      </w:pPr>
      <w:r>
        <w:rPr>
          <w:rFonts w:asciiTheme="minorHAnsi" w:hAnsiTheme="minorHAnsi" w:cstheme="minorHAnsi"/>
          <w:sz w:val="28"/>
          <w:szCs w:val="28"/>
        </w:rPr>
        <w:t xml:space="preserve">Most of the gas deposits exploited today come from deposits in porous rock buried below impermeable rock. This type of gas is sometimes referred to as conventional natural gas. However, sometimes the gas is stuck in the tiny pores within some shale, sandstone, or other sedimentary rock formations. This gas is referred to as “shale gas” or “tight gas”, or sometimes unconventional gas. In other cases, the gas is located with crude oil deposits, which are then called associated natural </w:t>
      </w:r>
      <w:proofErr w:type="spellStart"/>
      <w:r>
        <w:rPr>
          <w:rFonts w:asciiTheme="minorHAnsi" w:hAnsiTheme="minorHAnsi" w:cstheme="minorHAnsi"/>
          <w:sz w:val="28"/>
          <w:szCs w:val="28"/>
        </w:rPr>
        <w:t>gas.</w:t>
      </w:r>
      <w:hyperlink r:id="rId22" w:history="1">
        <w:r w:rsidR="000C1314" w:rsidRPr="000C1314">
          <w:rPr>
            <w:rStyle w:val="Hyperlink"/>
            <w:rFonts w:asciiTheme="minorHAnsi" w:hAnsiTheme="minorHAnsi" w:cstheme="minorHAnsi"/>
            <w:sz w:val="28"/>
            <w:szCs w:val="28"/>
          </w:rPr>
          <w:t>IFLScience</w:t>
        </w:r>
        <w:proofErr w:type="spellEnd"/>
        <w:r w:rsidR="004512F2">
          <w:rPr>
            <w:rStyle w:val="Hyperlink"/>
            <w:rFonts w:asciiTheme="minorHAnsi" w:hAnsiTheme="minorHAnsi" w:cstheme="minorHAnsi"/>
            <w:sz w:val="28"/>
            <w:szCs w:val="28"/>
          </w:rPr>
          <w:t xml:space="preserve"> </w:t>
        </w:r>
        <w:r w:rsidR="000C1314" w:rsidRPr="000C1314">
          <w:rPr>
            <w:rStyle w:val="Hyperlink"/>
            <w:rFonts w:asciiTheme="minorHAnsi" w:hAnsiTheme="minorHAnsi" w:cstheme="minorHAnsi"/>
            <w:sz w:val="28"/>
            <w:szCs w:val="28"/>
          </w:rPr>
          <w:t xml:space="preserve">2023.Dr. Russell </w:t>
        </w:r>
        <w:proofErr w:type="spellStart"/>
        <w:r w:rsidR="000C1314" w:rsidRPr="000C1314">
          <w:rPr>
            <w:rStyle w:val="Hyperlink"/>
            <w:rFonts w:asciiTheme="minorHAnsi" w:hAnsiTheme="minorHAnsi" w:cstheme="minorHAnsi"/>
            <w:sz w:val="28"/>
            <w:szCs w:val="28"/>
          </w:rPr>
          <w:t>Moul</w:t>
        </w:r>
        <w:proofErr w:type="spellEnd"/>
      </w:hyperlink>
    </w:p>
    <w:p w14:paraId="7DC98806" w14:textId="3733D9C1" w:rsidR="002056EB" w:rsidRDefault="002056EB" w:rsidP="00D07B86">
      <w:pPr>
        <w:spacing w:line="276" w:lineRule="auto"/>
        <w:rPr>
          <w:rFonts w:asciiTheme="minorHAnsi" w:hAnsiTheme="minorHAnsi" w:cstheme="minorHAnsi"/>
          <w:sz w:val="28"/>
          <w:szCs w:val="28"/>
        </w:rPr>
      </w:pPr>
    </w:p>
    <w:p w14:paraId="2387EDB4" w14:textId="4C27490B" w:rsidR="00342EB1" w:rsidRDefault="00446479" w:rsidP="00A008E0">
      <w:pPr>
        <w:pStyle w:val="Heading1"/>
        <w:jc w:val="center"/>
        <w:rPr>
          <w:i/>
          <w:iCs/>
          <w:sz w:val="44"/>
          <w:szCs w:val="44"/>
          <w:u w:val="single"/>
        </w:rPr>
      </w:pPr>
      <w:r>
        <w:rPr>
          <w:rFonts w:asciiTheme="minorHAnsi" w:hAnsiTheme="minorHAnsi" w:cstheme="minorHAnsi"/>
          <w:noProof/>
          <w:sz w:val="28"/>
          <w:szCs w:val="28"/>
        </w:rPr>
        <w:drawing>
          <wp:anchor distT="0" distB="0" distL="114300" distR="114300" simplePos="0" relativeHeight="251658251" behindDoc="0" locked="0" layoutInCell="1" allowOverlap="1" wp14:anchorId="1C7C7016" wp14:editId="78D38888">
            <wp:simplePos x="0" y="0"/>
            <wp:positionH relativeFrom="column">
              <wp:posOffset>-526415</wp:posOffset>
            </wp:positionH>
            <wp:positionV relativeFrom="paragraph">
              <wp:posOffset>523875</wp:posOffset>
            </wp:positionV>
            <wp:extent cx="6257925" cy="3248660"/>
            <wp:effectExtent l="0" t="0" r="9525" b="8890"/>
            <wp:wrapTopAndBottom/>
            <wp:docPr id="71806791" name="Picture 10">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791" name="Picture 10">
                      <a:hlinkClick r:id="rId23"/>
                    </pic:cNvPr>
                    <pic:cNvPicPr/>
                  </pic:nvPicPr>
                  <pic:blipFill>
                    <a:blip r:embed="rId24">
                      <a:extLst>
                        <a:ext uri="{28A0092B-C50C-407E-A947-70E740481C1C}">
                          <a14:useLocalDpi xmlns:a14="http://schemas.microsoft.com/office/drawing/2010/main" val="0"/>
                        </a:ext>
                      </a:extLst>
                    </a:blip>
                    <a:stretch>
                      <a:fillRect/>
                    </a:stretch>
                  </pic:blipFill>
                  <pic:spPr>
                    <a:xfrm>
                      <a:off x="0" y="0"/>
                      <a:ext cx="6257925" cy="3248660"/>
                    </a:xfrm>
                    <a:prstGeom prst="rect">
                      <a:avLst/>
                    </a:prstGeom>
                  </pic:spPr>
                </pic:pic>
              </a:graphicData>
            </a:graphic>
            <wp14:sizeRelH relativeFrom="margin">
              <wp14:pctWidth>0</wp14:pctWidth>
            </wp14:sizeRelH>
            <wp14:sizeRelV relativeFrom="margin">
              <wp14:pctHeight>0</wp14:pctHeight>
            </wp14:sizeRelV>
          </wp:anchor>
        </w:drawing>
      </w:r>
      <w:r w:rsidR="005C6A01" w:rsidRPr="00A008E0">
        <w:rPr>
          <w:i/>
          <w:iCs/>
          <w:sz w:val="44"/>
          <w:szCs w:val="44"/>
          <w:u w:val="single"/>
        </w:rPr>
        <w:t>EXTRACTION</w:t>
      </w:r>
    </w:p>
    <w:p w14:paraId="423072C4" w14:textId="77777777" w:rsidR="007A1F92" w:rsidRPr="007A1F92" w:rsidRDefault="007A1F92" w:rsidP="007A1F92"/>
    <w:p w14:paraId="1A77F8B3" w14:textId="77777777" w:rsidR="00E03DBF" w:rsidRDefault="00E03DBF" w:rsidP="00DF76A8">
      <w:pPr>
        <w:spacing w:line="276" w:lineRule="auto"/>
        <w:rPr>
          <w:rFonts w:asciiTheme="minorHAnsi" w:hAnsiTheme="minorHAnsi" w:cstheme="minorHAnsi"/>
          <w:sz w:val="28"/>
          <w:szCs w:val="28"/>
        </w:rPr>
      </w:pPr>
    </w:p>
    <w:p w14:paraId="07958BED" w14:textId="65EF89C6" w:rsidR="00A443CF" w:rsidRPr="001B5BF1" w:rsidRDefault="00A443CF" w:rsidP="00560050">
      <w:pPr>
        <w:pStyle w:val="ListParagraph"/>
        <w:numPr>
          <w:ilvl w:val="0"/>
          <w:numId w:val="4"/>
        </w:numPr>
        <w:spacing w:line="276" w:lineRule="auto"/>
        <w:rPr>
          <w:rFonts w:asciiTheme="minorHAnsi" w:hAnsiTheme="minorHAnsi" w:cstheme="minorHAnsi"/>
          <w:sz w:val="28"/>
          <w:szCs w:val="28"/>
        </w:rPr>
      </w:pPr>
      <w:r w:rsidRPr="001B5BF1">
        <w:rPr>
          <w:rFonts w:asciiTheme="minorHAnsi" w:hAnsiTheme="minorHAnsi" w:cstheme="minorHAnsi"/>
          <w:sz w:val="28"/>
          <w:szCs w:val="28"/>
        </w:rPr>
        <w:t>Coal Extraction</w:t>
      </w:r>
    </w:p>
    <w:p w14:paraId="2CB6356C" w14:textId="7AB3A5A7" w:rsidR="00A443CF" w:rsidRDefault="00A443CF" w:rsidP="006E1D5F">
      <w:pPr>
        <w:spacing w:line="276" w:lineRule="auto"/>
        <w:rPr>
          <w:rFonts w:asciiTheme="minorHAnsi" w:hAnsiTheme="minorHAnsi" w:cstheme="minorHAnsi"/>
          <w:sz w:val="28"/>
          <w:szCs w:val="28"/>
        </w:rPr>
      </w:pPr>
      <w:r>
        <w:rPr>
          <w:rFonts w:asciiTheme="minorHAnsi" w:hAnsiTheme="minorHAnsi" w:cstheme="minorHAnsi"/>
          <w:sz w:val="28"/>
          <w:szCs w:val="28"/>
        </w:rPr>
        <w:lastRenderedPageBreak/>
        <w:t xml:space="preserve">Coal is extracted primarily through two methods depending on the depth of the seam. </w:t>
      </w:r>
    </w:p>
    <w:p w14:paraId="652C3312" w14:textId="58E6F71F" w:rsidR="00A443CF" w:rsidRDefault="00DF76A8" w:rsidP="00D07B86">
      <w:pPr>
        <w:spacing w:line="276" w:lineRule="auto"/>
        <w:rPr>
          <w:rFonts w:asciiTheme="minorHAnsi" w:hAnsiTheme="minorHAnsi" w:cstheme="minorHAnsi"/>
          <w:sz w:val="28"/>
          <w:szCs w:val="28"/>
        </w:rPr>
      </w:pPr>
      <w:r>
        <w:rPr>
          <w:rFonts w:ascii="Arial" w:eastAsia="Times New Roman" w:hAnsi="Arial" w:cs="Arial"/>
          <w:noProof/>
          <w:color w:val="0A0A0A"/>
        </w:rPr>
        <w:drawing>
          <wp:anchor distT="0" distB="0" distL="114300" distR="114300" simplePos="0" relativeHeight="251658246" behindDoc="1" locked="0" layoutInCell="1" allowOverlap="1" wp14:anchorId="7CEC78E4" wp14:editId="4A45F83B">
            <wp:simplePos x="0" y="0"/>
            <wp:positionH relativeFrom="column">
              <wp:posOffset>1092200</wp:posOffset>
            </wp:positionH>
            <wp:positionV relativeFrom="paragraph">
              <wp:posOffset>0</wp:posOffset>
            </wp:positionV>
            <wp:extent cx="2695575" cy="1290955"/>
            <wp:effectExtent l="0" t="0" r="0" b="4445"/>
            <wp:wrapTopAndBottom/>
            <wp:docPr id="654299942" name="Picture 5">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99942" name="Picture 5">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95575" cy="1290955"/>
                    </a:xfrm>
                    <a:prstGeom prst="rect">
                      <a:avLst/>
                    </a:prstGeom>
                  </pic:spPr>
                </pic:pic>
              </a:graphicData>
            </a:graphic>
            <wp14:sizeRelH relativeFrom="margin">
              <wp14:pctWidth>0</wp14:pctWidth>
            </wp14:sizeRelH>
            <wp14:sizeRelV relativeFrom="margin">
              <wp14:pctHeight>0</wp14:pctHeight>
            </wp14:sizeRelV>
          </wp:anchor>
        </w:drawing>
      </w:r>
      <w:r w:rsidR="008D230C">
        <w:rPr>
          <w:rFonts w:asciiTheme="minorHAnsi" w:hAnsiTheme="minorHAnsi" w:cstheme="minorHAnsi"/>
          <w:sz w:val="28"/>
          <w:szCs w:val="28"/>
        </w:rPr>
        <w:t>•</w:t>
      </w:r>
      <w:r w:rsidR="00A443CF">
        <w:rPr>
          <w:rFonts w:asciiTheme="minorHAnsi" w:hAnsiTheme="minorHAnsi" w:cstheme="minorHAnsi"/>
          <w:sz w:val="28"/>
          <w:szCs w:val="28"/>
        </w:rPr>
        <w:t>Surface Mining (Open-Cast/Open-Pit): Used when coal is less than 200 feet deep.</w:t>
      </w:r>
    </w:p>
    <w:p w14:paraId="6BB01446" w14:textId="7204F213" w:rsidR="00A443CF" w:rsidRDefault="008D6AB1" w:rsidP="00D07B86">
      <w:pPr>
        <w:spacing w:line="276" w:lineRule="auto"/>
        <w:rPr>
          <w:rFonts w:asciiTheme="minorHAnsi" w:hAnsiTheme="minorHAnsi" w:cstheme="minorHAnsi"/>
          <w:sz w:val="28"/>
          <w:szCs w:val="28"/>
        </w:rPr>
      </w:pPr>
      <w:r>
        <w:rPr>
          <w:rFonts w:asciiTheme="minorHAnsi" w:hAnsiTheme="minorHAnsi" w:cstheme="minorHAnsi"/>
          <w:sz w:val="28"/>
          <w:szCs w:val="28"/>
        </w:rPr>
        <w:t>•</w:t>
      </w:r>
      <w:r w:rsidR="00A443CF">
        <w:rPr>
          <w:rFonts w:asciiTheme="minorHAnsi" w:hAnsiTheme="minorHAnsi" w:cstheme="minorHAnsi"/>
          <w:sz w:val="28"/>
          <w:szCs w:val="28"/>
        </w:rPr>
        <w:t>Process: Machines remove “overburden” (soil and rock) to expose the coal seam.</w:t>
      </w:r>
    </w:p>
    <w:p w14:paraId="5D06C05B" w14:textId="549902DB" w:rsidR="00A443CF" w:rsidRDefault="008D6AB1" w:rsidP="00D07B86">
      <w:pPr>
        <w:spacing w:line="276" w:lineRule="auto"/>
        <w:rPr>
          <w:rFonts w:asciiTheme="minorHAnsi" w:hAnsiTheme="minorHAnsi" w:cstheme="minorHAnsi"/>
          <w:sz w:val="28"/>
          <w:szCs w:val="28"/>
        </w:rPr>
      </w:pPr>
      <w:r>
        <w:rPr>
          <w:rFonts w:asciiTheme="minorHAnsi" w:hAnsiTheme="minorHAnsi" w:cstheme="minorHAnsi"/>
          <w:sz w:val="28"/>
          <w:szCs w:val="28"/>
        </w:rPr>
        <w:t>•</w:t>
      </w:r>
      <w:r w:rsidR="00A443CF">
        <w:rPr>
          <w:rFonts w:asciiTheme="minorHAnsi" w:hAnsiTheme="minorHAnsi" w:cstheme="minorHAnsi"/>
          <w:sz w:val="28"/>
          <w:szCs w:val="28"/>
        </w:rPr>
        <w:t>Strip Mining: Overburden is removed in strips, with waste from new strips filling previous, mined-out strips.</w:t>
      </w:r>
    </w:p>
    <w:p w14:paraId="670E57B8" w14:textId="0D0F7882" w:rsidR="00A443CF" w:rsidRDefault="008D6AB1" w:rsidP="00D07B86">
      <w:pPr>
        <w:spacing w:line="276" w:lineRule="auto"/>
        <w:rPr>
          <w:rFonts w:asciiTheme="minorHAnsi" w:hAnsiTheme="minorHAnsi" w:cstheme="minorHAnsi"/>
          <w:sz w:val="28"/>
          <w:szCs w:val="28"/>
        </w:rPr>
      </w:pPr>
      <w:r>
        <w:rPr>
          <w:rFonts w:asciiTheme="minorHAnsi" w:hAnsiTheme="minorHAnsi" w:cstheme="minorHAnsi"/>
          <w:sz w:val="28"/>
          <w:szCs w:val="28"/>
        </w:rPr>
        <w:t>•</w:t>
      </w:r>
      <w:r w:rsidR="00A443CF">
        <w:rPr>
          <w:rFonts w:asciiTheme="minorHAnsi" w:hAnsiTheme="minorHAnsi" w:cstheme="minorHAnsi"/>
          <w:sz w:val="28"/>
          <w:szCs w:val="28"/>
        </w:rPr>
        <w:t>Mountaintop Removal: Explosives are used to remove the tops of mountains to reach coal seams, often dumping debris into valleys.</w:t>
      </w:r>
    </w:p>
    <w:p w14:paraId="2C4826EE" w14:textId="61A54B49" w:rsidR="00A443CF" w:rsidRDefault="00E03DBF" w:rsidP="00D07B86">
      <w:pPr>
        <w:spacing w:line="276" w:lineRule="auto"/>
        <w:rPr>
          <w:rFonts w:asciiTheme="minorHAnsi" w:hAnsiTheme="minorHAnsi" w:cstheme="minorHAnsi"/>
          <w:sz w:val="28"/>
          <w:szCs w:val="28"/>
        </w:rPr>
      </w:pPr>
      <w:r>
        <w:rPr>
          <w:rFonts w:asciiTheme="minorHAnsi" w:hAnsiTheme="minorHAnsi" w:cstheme="minorHAnsi"/>
          <w:noProof/>
          <w:sz w:val="28"/>
          <w:szCs w:val="28"/>
        </w:rPr>
        <w:drawing>
          <wp:anchor distT="0" distB="0" distL="114300" distR="114300" simplePos="0" relativeHeight="251658247" behindDoc="1" locked="0" layoutInCell="1" allowOverlap="1" wp14:anchorId="1B8B2C28" wp14:editId="4170FAC6">
            <wp:simplePos x="0" y="0"/>
            <wp:positionH relativeFrom="column">
              <wp:posOffset>15240</wp:posOffset>
            </wp:positionH>
            <wp:positionV relativeFrom="paragraph">
              <wp:posOffset>603250</wp:posOffset>
            </wp:positionV>
            <wp:extent cx="4980305" cy="2135505"/>
            <wp:effectExtent l="0" t="0" r="0" b="0"/>
            <wp:wrapTopAndBottom/>
            <wp:docPr id="400836235" name="Picture 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36235" name="Picture 6">
                      <a:hlinkClick r:id="rId25"/>
                    </pic:cNvP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80305" cy="2135505"/>
                    </a:xfrm>
                    <a:prstGeom prst="rect">
                      <a:avLst/>
                    </a:prstGeom>
                  </pic:spPr>
                </pic:pic>
              </a:graphicData>
            </a:graphic>
            <wp14:sizeRelH relativeFrom="margin">
              <wp14:pctWidth>0</wp14:pctWidth>
            </wp14:sizeRelH>
            <wp14:sizeRelV relativeFrom="margin">
              <wp14:pctHeight>0</wp14:pctHeight>
            </wp14:sizeRelV>
          </wp:anchor>
        </w:drawing>
      </w:r>
      <w:r w:rsidR="008D6AB1">
        <w:rPr>
          <w:rFonts w:asciiTheme="minorHAnsi" w:hAnsiTheme="minorHAnsi" w:cstheme="minorHAnsi"/>
          <w:sz w:val="28"/>
          <w:szCs w:val="28"/>
        </w:rPr>
        <w:t>•</w:t>
      </w:r>
      <w:r w:rsidR="00A443CF">
        <w:rPr>
          <w:rFonts w:asciiTheme="minorHAnsi" w:hAnsiTheme="minorHAnsi" w:cstheme="minorHAnsi"/>
          <w:sz w:val="28"/>
          <w:szCs w:val="28"/>
        </w:rPr>
        <w:t>Underground Mining (Deep Mining): Used for coal more than 200 feet below the surface.</w:t>
      </w:r>
    </w:p>
    <w:p w14:paraId="3EA8E0F2" w14:textId="77777777" w:rsidR="002900CD" w:rsidRDefault="002900CD" w:rsidP="00D07B86">
      <w:pPr>
        <w:spacing w:line="276" w:lineRule="auto"/>
        <w:rPr>
          <w:rFonts w:asciiTheme="minorHAnsi" w:hAnsiTheme="minorHAnsi" w:cstheme="minorHAnsi"/>
          <w:sz w:val="28"/>
          <w:szCs w:val="28"/>
        </w:rPr>
      </w:pPr>
    </w:p>
    <w:p w14:paraId="670A4051" w14:textId="60F1468F" w:rsidR="00A443CF" w:rsidRDefault="00A443CF" w:rsidP="00D07B86">
      <w:pPr>
        <w:spacing w:line="276" w:lineRule="auto"/>
        <w:rPr>
          <w:rFonts w:asciiTheme="minorHAnsi" w:hAnsiTheme="minorHAnsi" w:cstheme="minorHAnsi"/>
          <w:sz w:val="28"/>
          <w:szCs w:val="28"/>
        </w:rPr>
      </w:pPr>
      <w:r>
        <w:rPr>
          <w:rFonts w:asciiTheme="minorHAnsi" w:hAnsiTheme="minorHAnsi" w:cstheme="minorHAnsi"/>
          <w:sz w:val="28"/>
          <w:szCs w:val="28"/>
        </w:rPr>
        <w:t>Room-and-Pillar: Miners cut “rooms” into the coal seam, leaving “pillars” of coal to support the roof.</w:t>
      </w:r>
    </w:p>
    <w:p w14:paraId="0F5244B0" w14:textId="1B74A751" w:rsidR="00A443CF" w:rsidRDefault="003F181F" w:rsidP="00D07B86">
      <w:pPr>
        <w:spacing w:line="276" w:lineRule="auto"/>
        <w:rPr>
          <w:rFonts w:asciiTheme="minorHAnsi" w:hAnsiTheme="minorHAnsi" w:cstheme="minorHAnsi"/>
          <w:sz w:val="28"/>
          <w:szCs w:val="28"/>
        </w:rPr>
      </w:pPr>
      <w:r>
        <w:rPr>
          <w:rFonts w:asciiTheme="minorHAnsi" w:hAnsiTheme="minorHAnsi" w:cstheme="minorHAnsi"/>
          <w:sz w:val="28"/>
          <w:szCs w:val="28"/>
        </w:rPr>
        <w:t>•</w:t>
      </w:r>
      <w:proofErr w:type="spellStart"/>
      <w:r w:rsidR="00A443CF">
        <w:rPr>
          <w:rFonts w:asciiTheme="minorHAnsi" w:hAnsiTheme="minorHAnsi" w:cstheme="minorHAnsi"/>
          <w:sz w:val="28"/>
          <w:szCs w:val="28"/>
        </w:rPr>
        <w:t>Longwall</w:t>
      </w:r>
      <w:proofErr w:type="spellEnd"/>
      <w:r w:rsidR="00A443CF">
        <w:rPr>
          <w:rFonts w:asciiTheme="minorHAnsi" w:hAnsiTheme="minorHAnsi" w:cstheme="minorHAnsi"/>
          <w:sz w:val="28"/>
          <w:szCs w:val="28"/>
        </w:rPr>
        <w:t xml:space="preserve"> Mining: A mechanical shearer cuts across a “long wall” of coal, allowing the roof to collapse behind it as it advances.</w:t>
      </w:r>
    </w:p>
    <w:p w14:paraId="2C01FD39" w14:textId="4AAC8509" w:rsidR="000655DC" w:rsidRDefault="003F181F" w:rsidP="00492DAF">
      <w:pPr>
        <w:spacing w:line="276" w:lineRule="auto"/>
        <w:rPr>
          <w:rFonts w:asciiTheme="minorHAnsi" w:hAnsiTheme="minorHAnsi" w:cstheme="minorHAnsi"/>
          <w:sz w:val="28"/>
          <w:szCs w:val="28"/>
        </w:rPr>
      </w:pPr>
      <w:r>
        <w:rPr>
          <w:rFonts w:asciiTheme="minorHAnsi" w:hAnsiTheme="minorHAnsi" w:cstheme="minorHAnsi"/>
          <w:sz w:val="28"/>
          <w:szCs w:val="28"/>
        </w:rPr>
        <w:lastRenderedPageBreak/>
        <w:t>•</w:t>
      </w:r>
      <w:r w:rsidR="00A443CF">
        <w:rPr>
          <w:rFonts w:asciiTheme="minorHAnsi" w:hAnsiTheme="minorHAnsi" w:cstheme="minorHAnsi"/>
          <w:sz w:val="28"/>
          <w:szCs w:val="28"/>
        </w:rPr>
        <w:t xml:space="preserve">Access: Miners and equipment reach the coal via vertical shafts or sloping tunnels. </w:t>
      </w:r>
      <w:hyperlink r:id="rId28" w:history="1">
        <w:r w:rsidR="00E863E2" w:rsidRPr="00E863E2">
          <w:rPr>
            <w:rStyle w:val="Hyperlink"/>
            <w:rFonts w:asciiTheme="minorHAnsi" w:hAnsiTheme="minorHAnsi" w:cstheme="minorHAnsi"/>
            <w:sz w:val="28"/>
            <w:szCs w:val="28"/>
          </w:rPr>
          <w:t>https://www.eia.gov/energyexplained/coal/mining-and-transportation.php</w:t>
        </w:r>
      </w:hyperlink>
    </w:p>
    <w:p w14:paraId="65C774A9" w14:textId="77777777" w:rsidR="000655DC" w:rsidRDefault="000655DC" w:rsidP="00A443CF">
      <w:pPr>
        <w:spacing w:line="276" w:lineRule="auto"/>
        <w:rPr>
          <w:rFonts w:asciiTheme="minorHAnsi" w:hAnsiTheme="minorHAnsi" w:cstheme="minorHAnsi"/>
          <w:sz w:val="28"/>
          <w:szCs w:val="28"/>
        </w:rPr>
      </w:pPr>
    </w:p>
    <w:p w14:paraId="0705E2A5" w14:textId="6F209F26" w:rsidR="004B2D40" w:rsidRDefault="004B2D40">
      <w:pPr>
        <w:shd w:val="clear" w:color="auto" w:fill="FFFFFF"/>
        <w:spacing w:line="420" w:lineRule="atLeast"/>
        <w:rPr>
          <w:rFonts w:ascii="Arial" w:eastAsia="Times New Roman" w:hAnsi="Arial" w:cs="Arial"/>
          <w:b/>
          <w:bCs/>
          <w:color w:val="001D35"/>
          <w:sz w:val="33"/>
          <w:szCs w:val="33"/>
        </w:rPr>
      </w:pPr>
      <w:r>
        <w:rPr>
          <w:rFonts w:ascii="Arial" w:eastAsia="Times New Roman" w:hAnsi="Arial" w:cs="Arial"/>
          <w:b/>
          <w:bCs/>
          <w:color w:val="001D35"/>
          <w:sz w:val="33"/>
          <w:szCs w:val="33"/>
        </w:rPr>
        <w:t>2. Oil and Gas Extraction</w:t>
      </w:r>
    </w:p>
    <w:p w14:paraId="7EFA29F0" w14:textId="4F9015BC" w:rsidR="004B2D40" w:rsidRPr="00C87F34" w:rsidRDefault="004B2D40" w:rsidP="00C87F34">
      <w:pPr>
        <w:shd w:val="clear" w:color="auto" w:fill="FFFFFF"/>
        <w:spacing w:line="360" w:lineRule="atLeast"/>
        <w:rPr>
          <w:color w:val="0A0A0A"/>
          <w:szCs w:val="24"/>
        </w:rPr>
      </w:pPr>
      <w:r>
        <w:rPr>
          <w:rFonts w:ascii="Arial" w:eastAsia="Times New Roman" w:hAnsi="Arial" w:cs="Arial"/>
          <w:color w:val="0A0A0A"/>
        </w:rPr>
        <w:t>Oil and gas are extracted by drilling wells into underground reservoirs.</w:t>
      </w:r>
      <w:r>
        <w:rPr>
          <w:rStyle w:val="vkekvd"/>
          <w:rFonts w:ascii="Arial" w:eastAsia="Times New Roman" w:hAnsi="Arial" w:cs="Arial"/>
          <w:color w:val="0A0A0A"/>
        </w:rPr>
        <w:t> </w:t>
      </w:r>
    </w:p>
    <w:p w14:paraId="5E27CE9A" w14:textId="502D6568" w:rsidR="004B2D40" w:rsidRPr="0076422C" w:rsidRDefault="006C58A2" w:rsidP="00560050">
      <w:pPr>
        <w:pStyle w:val="df3vjf"/>
        <w:numPr>
          <w:ilvl w:val="0"/>
          <w:numId w:val="3"/>
        </w:numPr>
        <w:shd w:val="clear" w:color="auto" w:fill="FFFFFF"/>
        <w:spacing w:before="0" w:beforeAutospacing="0" w:after="180" w:afterAutospacing="0" w:line="360" w:lineRule="atLeast"/>
        <w:rPr>
          <w:rStyle w:val="t286pc"/>
          <w:rFonts w:ascii="Arial" w:eastAsia="Times New Roman" w:hAnsi="Arial" w:cs="Arial"/>
          <w:color w:val="0A0A0A"/>
        </w:rPr>
      </w:pPr>
      <w:r>
        <w:rPr>
          <w:rFonts w:ascii="Arial" w:eastAsia="Times New Roman" w:hAnsi="Arial" w:cs="Arial"/>
          <w:noProof/>
          <w:color w:val="0A0A0A"/>
        </w:rPr>
        <w:drawing>
          <wp:anchor distT="0" distB="0" distL="114300" distR="114300" simplePos="0" relativeHeight="251658248" behindDoc="0" locked="0" layoutInCell="1" allowOverlap="1" wp14:anchorId="0806FAA4" wp14:editId="5D6B8590">
            <wp:simplePos x="0" y="0"/>
            <wp:positionH relativeFrom="column">
              <wp:posOffset>0</wp:posOffset>
            </wp:positionH>
            <wp:positionV relativeFrom="paragraph">
              <wp:posOffset>708025</wp:posOffset>
            </wp:positionV>
            <wp:extent cx="5229860" cy="5496560"/>
            <wp:effectExtent l="0" t="0" r="8890" b="8890"/>
            <wp:wrapTopAndBottom/>
            <wp:docPr id="1270383579" name="Picture 7">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3579" name="Picture 7">
                      <a:hlinkClick r:id="rId25"/>
                    </pic:cNvP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29860" cy="5496560"/>
                    </a:xfrm>
                    <a:prstGeom prst="rect">
                      <a:avLst/>
                    </a:prstGeom>
                  </pic:spPr>
                </pic:pic>
              </a:graphicData>
            </a:graphic>
            <wp14:sizeRelH relativeFrom="margin">
              <wp14:pctWidth>0</wp14:pctWidth>
            </wp14:sizeRelH>
            <wp14:sizeRelV relativeFrom="margin">
              <wp14:pctHeight>0</wp14:pctHeight>
            </wp14:sizeRelV>
          </wp:anchor>
        </w:drawing>
      </w:r>
      <w:r w:rsidR="004B2D40">
        <w:rPr>
          <w:rStyle w:val="Strong"/>
          <w:rFonts w:ascii="Arial" w:eastAsia="Times New Roman" w:hAnsi="Arial" w:cs="Arial"/>
          <w:color w:val="0A0A0A"/>
        </w:rPr>
        <w:t>Onshore Drilling:</w:t>
      </w:r>
      <w:r w:rsidR="004B2D40">
        <w:rPr>
          <w:rStyle w:val="t286pc"/>
          <w:rFonts w:ascii="Arial" w:hAnsi="Arial" w:cs="Arial"/>
          <w:color w:val="0A0A0A"/>
        </w:rPr>
        <w:t> Land-based drilling using rigs that create a wellbore to reach oil/gas trapped in rock layers.</w:t>
      </w:r>
    </w:p>
    <w:p w14:paraId="03295EE2" w14:textId="66EDE9C0" w:rsidR="0076422C" w:rsidRDefault="0076422C" w:rsidP="00043EF7">
      <w:pPr>
        <w:pStyle w:val="df3vjf"/>
        <w:shd w:val="clear" w:color="auto" w:fill="FFFFFF"/>
        <w:spacing w:before="0" w:beforeAutospacing="0" w:after="180" w:afterAutospacing="0" w:line="360" w:lineRule="atLeast"/>
        <w:ind w:left="360"/>
        <w:rPr>
          <w:rFonts w:ascii="Arial" w:eastAsia="Times New Roman" w:hAnsi="Arial" w:cs="Arial"/>
          <w:color w:val="0A0A0A"/>
        </w:rPr>
      </w:pPr>
    </w:p>
    <w:p w14:paraId="382DD1DF" w14:textId="5575B029" w:rsidR="004B2D40" w:rsidRDefault="004B2D40" w:rsidP="00560050">
      <w:pPr>
        <w:pStyle w:val="df3vjf"/>
        <w:numPr>
          <w:ilvl w:val="1"/>
          <w:numId w:val="3"/>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lastRenderedPageBreak/>
        <w:t>Process:</w:t>
      </w:r>
      <w:r>
        <w:rPr>
          <w:rStyle w:val="t286pc"/>
          <w:rFonts w:ascii="Arial" w:hAnsi="Arial" w:cs="Arial"/>
          <w:color w:val="0A0A0A"/>
        </w:rPr>
        <w:t> A drill bit rotates, while drilling "mud" is circulated to cool the bit and remove rock cuttings.</w:t>
      </w:r>
    </w:p>
    <w:p w14:paraId="50D92F61" w14:textId="444CE425" w:rsidR="004B2D40" w:rsidRDefault="004B2D40" w:rsidP="00560050">
      <w:pPr>
        <w:pStyle w:val="df3vjf"/>
        <w:numPr>
          <w:ilvl w:val="1"/>
          <w:numId w:val="3"/>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Casing:</w:t>
      </w:r>
      <w:r>
        <w:rPr>
          <w:rStyle w:val="t286pc"/>
          <w:rFonts w:ascii="Arial" w:hAnsi="Arial" w:cs="Arial"/>
          <w:color w:val="0A0A0A"/>
        </w:rPr>
        <w:t> Steel pipes and cement are inserted into the hole to stabilize it and prevent contamination.</w:t>
      </w:r>
    </w:p>
    <w:p w14:paraId="36FB6E23" w14:textId="77777777" w:rsidR="004B2D40" w:rsidRDefault="004B2D40" w:rsidP="00560050">
      <w:pPr>
        <w:pStyle w:val="df3vjf"/>
        <w:numPr>
          <w:ilvl w:val="1"/>
          <w:numId w:val="3"/>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Extraction:</w:t>
      </w:r>
      <w:r>
        <w:rPr>
          <w:rStyle w:val="t286pc"/>
          <w:rFonts w:ascii="Arial" w:hAnsi="Arial" w:cs="Arial"/>
          <w:color w:val="0A0A0A"/>
        </w:rPr>
        <w:t> If natural pressure is high, oil flows freely; otherwise, artificial lifts (e.g., beam pumps) are used.</w:t>
      </w:r>
    </w:p>
    <w:p w14:paraId="3FD9F807" w14:textId="77777777" w:rsidR="006C58A2" w:rsidRPr="006C58A2" w:rsidRDefault="006C58A2" w:rsidP="006C58A2">
      <w:pPr>
        <w:pStyle w:val="df3vjf"/>
        <w:shd w:val="clear" w:color="auto" w:fill="FFFFFF"/>
        <w:spacing w:before="0" w:beforeAutospacing="0" w:after="180" w:afterAutospacing="0" w:line="360" w:lineRule="atLeast"/>
        <w:ind w:left="720"/>
        <w:rPr>
          <w:rStyle w:val="Strong"/>
          <w:rFonts w:ascii="Arial" w:eastAsia="Times New Roman" w:hAnsi="Arial" w:cs="Arial"/>
          <w:b w:val="0"/>
          <w:bCs w:val="0"/>
          <w:color w:val="0A0A0A"/>
        </w:rPr>
      </w:pPr>
    </w:p>
    <w:p w14:paraId="66BCFCA5" w14:textId="138030CA" w:rsidR="004B2D40" w:rsidRPr="006C58A2" w:rsidRDefault="004B2D40" w:rsidP="00560050">
      <w:pPr>
        <w:pStyle w:val="df3vjf"/>
        <w:numPr>
          <w:ilvl w:val="0"/>
          <w:numId w:val="3"/>
        </w:numPr>
        <w:shd w:val="clear" w:color="auto" w:fill="FFFFFF"/>
        <w:spacing w:before="0" w:beforeAutospacing="0" w:after="180" w:afterAutospacing="0" w:line="360" w:lineRule="atLeast"/>
        <w:rPr>
          <w:rStyle w:val="t286pc"/>
          <w:rFonts w:ascii="Arial" w:eastAsia="Times New Roman" w:hAnsi="Arial" w:cs="Arial"/>
          <w:color w:val="0A0A0A"/>
        </w:rPr>
      </w:pPr>
      <w:r>
        <w:rPr>
          <w:rStyle w:val="Strong"/>
          <w:rFonts w:ascii="Arial" w:eastAsia="Times New Roman" w:hAnsi="Arial" w:cs="Arial"/>
          <w:color w:val="0A0A0A"/>
        </w:rPr>
        <w:t>Offshore Drilling:</w:t>
      </w:r>
      <w:r>
        <w:rPr>
          <w:rStyle w:val="t286pc"/>
          <w:rFonts w:ascii="Arial" w:hAnsi="Arial" w:cs="Arial"/>
          <w:color w:val="0A0A0A"/>
        </w:rPr>
        <w:t> Extracting resources from beneath the seabed.</w:t>
      </w:r>
    </w:p>
    <w:p w14:paraId="17C3CD8A" w14:textId="75F4E49A" w:rsidR="006C58A2" w:rsidRDefault="008A73E5" w:rsidP="006C58A2">
      <w:pPr>
        <w:pStyle w:val="df3vjf"/>
        <w:shd w:val="clear" w:color="auto" w:fill="FFFFFF"/>
        <w:spacing w:before="0" w:beforeAutospacing="0" w:after="180" w:afterAutospacing="0" w:line="360" w:lineRule="atLeast"/>
        <w:ind w:left="720"/>
        <w:rPr>
          <w:rFonts w:ascii="Arial" w:eastAsia="Times New Roman" w:hAnsi="Arial" w:cs="Arial"/>
          <w:color w:val="0A0A0A"/>
        </w:rPr>
      </w:pPr>
      <w:r>
        <w:rPr>
          <w:rFonts w:ascii="Arial" w:eastAsia="Times New Roman" w:hAnsi="Arial" w:cs="Arial"/>
          <w:noProof/>
          <w:color w:val="0A0A0A"/>
        </w:rPr>
        <w:drawing>
          <wp:anchor distT="0" distB="0" distL="114300" distR="114300" simplePos="0" relativeHeight="251658249" behindDoc="0" locked="0" layoutInCell="1" allowOverlap="1" wp14:anchorId="4EF2E60D" wp14:editId="52560D38">
            <wp:simplePos x="0" y="0"/>
            <wp:positionH relativeFrom="column">
              <wp:posOffset>0</wp:posOffset>
            </wp:positionH>
            <wp:positionV relativeFrom="paragraph">
              <wp:posOffset>345440</wp:posOffset>
            </wp:positionV>
            <wp:extent cx="5230495" cy="2667635"/>
            <wp:effectExtent l="0" t="0" r="8255" b="0"/>
            <wp:wrapTopAndBottom/>
            <wp:docPr id="211493195" name="Picture 8">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3195" name="Picture 8">
                      <a:hlinkClick r:id="rId25"/>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30495" cy="2667635"/>
                    </a:xfrm>
                    <a:prstGeom prst="rect">
                      <a:avLst/>
                    </a:prstGeom>
                  </pic:spPr>
                </pic:pic>
              </a:graphicData>
            </a:graphic>
            <wp14:sizeRelV relativeFrom="margin">
              <wp14:pctHeight>0</wp14:pctHeight>
            </wp14:sizeRelV>
          </wp:anchor>
        </w:drawing>
      </w:r>
    </w:p>
    <w:p w14:paraId="7B352E2A" w14:textId="67132AD3" w:rsidR="004B2D40" w:rsidRDefault="004B2D40" w:rsidP="00560050">
      <w:pPr>
        <w:pStyle w:val="df3vjf"/>
        <w:numPr>
          <w:ilvl w:val="1"/>
          <w:numId w:val="3"/>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Platforms:</w:t>
      </w:r>
      <w:r>
        <w:rPr>
          <w:rStyle w:val="t286pc"/>
          <w:rFonts w:ascii="Arial" w:hAnsi="Arial" w:cs="Arial"/>
          <w:color w:val="0A0A0A"/>
        </w:rPr>
        <w:t> Jack-up rigs (shallow water), semi-submersible platforms (floating), or drill ships are used.</w:t>
      </w:r>
    </w:p>
    <w:p w14:paraId="4238F47F" w14:textId="77777777" w:rsidR="004B2D40" w:rsidRDefault="004B2D40" w:rsidP="00560050">
      <w:pPr>
        <w:pStyle w:val="df3vjf"/>
        <w:numPr>
          <w:ilvl w:val="1"/>
          <w:numId w:val="3"/>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Process:</w:t>
      </w:r>
      <w:r>
        <w:rPr>
          <w:rStyle w:val="t286pc"/>
          <w:rFonts w:ascii="Arial" w:hAnsi="Arial" w:cs="Arial"/>
          <w:color w:val="0A0A0A"/>
        </w:rPr>
        <w:t> Similar to onshore, but requires a riser to connect the seabed to the rig, a Blowout Preventer (BOP) at the seabed for safety, and complex logistics.</w:t>
      </w:r>
    </w:p>
    <w:p w14:paraId="1E0893EA" w14:textId="48DD7052" w:rsidR="004B2D40" w:rsidRPr="008A73E5" w:rsidRDefault="004B2D40" w:rsidP="00560050">
      <w:pPr>
        <w:pStyle w:val="df3vjf"/>
        <w:numPr>
          <w:ilvl w:val="0"/>
          <w:numId w:val="3"/>
        </w:numPr>
        <w:shd w:val="clear" w:color="auto" w:fill="FFFFFF"/>
        <w:spacing w:before="0" w:beforeAutospacing="0" w:after="180" w:afterAutospacing="0" w:line="360" w:lineRule="atLeast"/>
        <w:rPr>
          <w:rStyle w:val="t286pc"/>
          <w:rFonts w:ascii="Arial" w:eastAsia="Times New Roman" w:hAnsi="Arial" w:cs="Arial"/>
          <w:color w:val="0A0A0A"/>
        </w:rPr>
      </w:pPr>
      <w:r>
        <w:rPr>
          <w:rStyle w:val="Strong"/>
          <w:rFonts w:ascii="Arial" w:eastAsia="Times New Roman" w:hAnsi="Arial" w:cs="Arial"/>
          <w:color w:val="0A0A0A"/>
        </w:rPr>
        <w:t>Fracking (Hydraulic Fracturing):</w:t>
      </w:r>
      <w:r>
        <w:rPr>
          <w:rStyle w:val="t286pc"/>
          <w:rFonts w:ascii="Arial" w:hAnsi="Arial" w:cs="Arial"/>
          <w:color w:val="0A0A0A"/>
        </w:rPr>
        <w:t> An unconventional method used to unlock oil/gas trapped in shale or tight rock.</w:t>
      </w:r>
    </w:p>
    <w:p w14:paraId="51FE972B" w14:textId="6BCF8E49" w:rsidR="008A73E5" w:rsidRDefault="006A6571" w:rsidP="008A73E5">
      <w:pPr>
        <w:pStyle w:val="df3vjf"/>
        <w:shd w:val="clear" w:color="auto" w:fill="FFFFFF"/>
        <w:spacing w:before="0" w:beforeAutospacing="0" w:after="180" w:afterAutospacing="0" w:line="360" w:lineRule="atLeast"/>
        <w:ind w:left="720"/>
        <w:rPr>
          <w:rFonts w:ascii="Arial" w:eastAsia="Times New Roman" w:hAnsi="Arial" w:cs="Arial"/>
          <w:color w:val="0A0A0A"/>
        </w:rPr>
      </w:pPr>
      <w:r>
        <w:rPr>
          <w:rFonts w:ascii="Arial" w:eastAsia="Times New Roman" w:hAnsi="Arial" w:cs="Arial"/>
          <w:noProof/>
          <w:color w:val="0A0A0A"/>
        </w:rPr>
        <w:lastRenderedPageBreak/>
        <w:drawing>
          <wp:anchor distT="0" distB="0" distL="114300" distR="114300" simplePos="0" relativeHeight="251658250" behindDoc="0" locked="0" layoutInCell="1" allowOverlap="1" wp14:anchorId="451F955E" wp14:editId="530DEA65">
            <wp:simplePos x="0" y="0"/>
            <wp:positionH relativeFrom="column">
              <wp:posOffset>-214630</wp:posOffset>
            </wp:positionH>
            <wp:positionV relativeFrom="paragraph">
              <wp:posOffset>67310</wp:posOffset>
            </wp:positionV>
            <wp:extent cx="5230495" cy="3501390"/>
            <wp:effectExtent l="0" t="0" r="8255" b="3810"/>
            <wp:wrapTopAndBottom/>
            <wp:docPr id="532901704" name="Picture 9">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01704" name="Picture 9">
                      <a:hlinkClick r:id="rId25"/>
                    </pic:cNvPr>
                    <pic:cNvPicPr/>
                  </pic:nvPicPr>
                  <pic:blipFill>
                    <a:blip r:embed="rId31">
                      <a:extLst>
                        <a:ext uri="{28A0092B-C50C-407E-A947-70E740481C1C}">
                          <a14:useLocalDpi xmlns:a14="http://schemas.microsoft.com/office/drawing/2010/main" val="0"/>
                        </a:ext>
                      </a:extLst>
                    </a:blip>
                    <a:stretch>
                      <a:fillRect/>
                    </a:stretch>
                  </pic:blipFill>
                  <pic:spPr>
                    <a:xfrm>
                      <a:off x="0" y="0"/>
                      <a:ext cx="5230495" cy="3501390"/>
                    </a:xfrm>
                    <a:prstGeom prst="rect">
                      <a:avLst/>
                    </a:prstGeom>
                  </pic:spPr>
                </pic:pic>
              </a:graphicData>
            </a:graphic>
            <wp14:sizeRelV relativeFrom="margin">
              <wp14:pctHeight>0</wp14:pctHeight>
            </wp14:sizeRelV>
          </wp:anchor>
        </w:drawing>
      </w:r>
    </w:p>
    <w:p w14:paraId="39253033" w14:textId="5BAF36A0" w:rsidR="00907A54" w:rsidRPr="00907A54" w:rsidRDefault="00907A54" w:rsidP="00907A54">
      <w:pPr>
        <w:pStyle w:val="df3vjf"/>
        <w:shd w:val="clear" w:color="auto" w:fill="FFFFFF"/>
        <w:spacing w:before="0" w:beforeAutospacing="0" w:after="180" w:afterAutospacing="0" w:line="360" w:lineRule="atLeast"/>
        <w:ind w:left="1440"/>
        <w:rPr>
          <w:rStyle w:val="Strong"/>
          <w:rFonts w:ascii="Arial" w:eastAsia="Times New Roman" w:hAnsi="Arial" w:cs="Arial"/>
          <w:b w:val="0"/>
          <w:bCs w:val="0"/>
          <w:color w:val="0A0A0A"/>
        </w:rPr>
      </w:pPr>
    </w:p>
    <w:p w14:paraId="4A1F4170" w14:textId="2B3F5ED1" w:rsidR="004B2D40" w:rsidRDefault="004B2D40" w:rsidP="00560050">
      <w:pPr>
        <w:pStyle w:val="df3vjf"/>
        <w:numPr>
          <w:ilvl w:val="1"/>
          <w:numId w:val="3"/>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Process:</w:t>
      </w:r>
      <w:r>
        <w:rPr>
          <w:rStyle w:val="t286pc"/>
          <w:rFonts w:ascii="Arial" w:hAnsi="Arial" w:cs="Arial"/>
          <w:color w:val="0A0A0A"/>
        </w:rPr>
        <w:t> Water, chemicals, and sand are pumped at extremely high pressure into a well to create fractures in the rock, allowing hydrocarbons to flow out.</w:t>
      </w:r>
    </w:p>
    <w:p w14:paraId="2D4131EE" w14:textId="355F6FEE" w:rsidR="0047377D" w:rsidRPr="00255D81" w:rsidRDefault="004B2D40" w:rsidP="00560050">
      <w:pPr>
        <w:pStyle w:val="df3vjf"/>
        <w:numPr>
          <w:ilvl w:val="1"/>
          <w:numId w:val="3"/>
        </w:numPr>
        <w:shd w:val="clear" w:color="auto" w:fill="FFFFFF"/>
        <w:spacing w:before="0" w:beforeAutospacing="0" w:after="180" w:afterAutospacing="0" w:line="360" w:lineRule="atLeast"/>
        <w:rPr>
          <w:rStyle w:val="Strong"/>
          <w:rFonts w:ascii="Arial" w:eastAsia="Times New Roman" w:hAnsi="Arial" w:cs="Arial"/>
          <w:b w:val="0"/>
          <w:bCs w:val="0"/>
          <w:color w:val="0A0A0A"/>
        </w:rPr>
      </w:pPr>
      <w:r>
        <w:rPr>
          <w:rStyle w:val="Strong"/>
          <w:rFonts w:ascii="Arial" w:eastAsia="Times New Roman" w:hAnsi="Arial" w:cs="Arial"/>
          <w:color w:val="0A0A0A"/>
        </w:rPr>
        <w:t>Technique</w:t>
      </w:r>
      <w:r w:rsidR="002F411E">
        <w:rPr>
          <w:rStyle w:val="Strong"/>
          <w:rFonts w:ascii="Arial" w:eastAsia="Times New Roman" w:hAnsi="Arial" w:cs="Arial"/>
          <w:b w:val="0"/>
          <w:bCs w:val="0"/>
          <w:color w:val="0A0A0A"/>
        </w:rPr>
        <w:t xml:space="preserve">: </w:t>
      </w:r>
      <w:r w:rsidR="00676877" w:rsidRPr="009E3E72">
        <w:rPr>
          <w:rStyle w:val="Strong"/>
          <w:rFonts w:ascii="Arial" w:eastAsia="Times New Roman" w:hAnsi="Arial" w:cs="Arial"/>
          <w:b w:val="0"/>
          <w:bCs w:val="0"/>
          <w:color w:val="0A0A0A"/>
        </w:rPr>
        <w:t>Often combined with horizontal drilling to maximize contact with the shale layer</w:t>
      </w:r>
      <w:r w:rsidR="006B24DD">
        <w:rPr>
          <w:rStyle w:val="Strong"/>
          <w:rFonts w:ascii="Arial" w:eastAsia="Times New Roman" w:hAnsi="Arial" w:cs="Arial"/>
          <w:color w:val="0A0A0A"/>
        </w:rPr>
        <w:t xml:space="preserve"> </w:t>
      </w:r>
      <w:hyperlink r:id="rId32" w:anchor=":~:text=In%20onshore%20production,%20the%20work,storage%20tanks%20are%20also%20common." w:history="1">
        <w:proofErr w:type="spellStart"/>
        <w:r w:rsidR="0019657A" w:rsidRPr="0019657A">
          <w:rPr>
            <w:rStyle w:val="Hyperlink"/>
            <w:rFonts w:ascii="Arial" w:eastAsia="Times New Roman" w:hAnsi="Arial" w:cs="Arial"/>
          </w:rPr>
          <w:t>alotal</w:t>
        </w:r>
        <w:proofErr w:type="spellEnd"/>
        <w:r w:rsidR="0019657A" w:rsidRPr="0019657A">
          <w:rPr>
            <w:rStyle w:val="Hyperlink"/>
            <w:rFonts w:ascii="Arial" w:eastAsia="Times New Roman" w:hAnsi="Arial" w:cs="Arial"/>
          </w:rPr>
          <w:t xml:space="preserve"> measure and trust</w:t>
        </w:r>
      </w:hyperlink>
    </w:p>
    <w:p w14:paraId="361298B4" w14:textId="77777777" w:rsidR="00FB166E" w:rsidRDefault="00FB166E" w:rsidP="00AA14E5">
      <w:pPr>
        <w:shd w:val="clear" w:color="auto" w:fill="FFFFFF"/>
        <w:spacing w:after="0" w:line="360" w:lineRule="atLeast"/>
        <w:rPr>
          <w:rFonts w:ascii="Arial" w:eastAsia="Times New Roman" w:hAnsi="Arial" w:cs="Arial"/>
          <w:b/>
          <w:bCs/>
          <w:color w:val="0A0A0A"/>
          <w:szCs w:val="24"/>
          <w:lang w:val="en-GB"/>
        </w:rPr>
      </w:pPr>
    </w:p>
    <w:p w14:paraId="4F8E9D00" w14:textId="1924DBD7" w:rsidR="00AA14E5" w:rsidRPr="00AA14E5" w:rsidRDefault="00AA14E5" w:rsidP="00AA14E5">
      <w:pPr>
        <w:shd w:val="clear" w:color="auto" w:fill="FFFFFF"/>
        <w:spacing w:after="0" w:line="360" w:lineRule="atLeast"/>
        <w:rPr>
          <w:rFonts w:ascii="Arial" w:eastAsia="Times New Roman" w:hAnsi="Arial" w:cs="Arial"/>
          <w:color w:val="0A0A0A"/>
          <w:szCs w:val="24"/>
          <w:lang w:val="en-GB"/>
        </w:rPr>
      </w:pPr>
      <w:r w:rsidRPr="00AA14E5">
        <w:rPr>
          <w:rFonts w:ascii="Arial" w:eastAsia="Times New Roman" w:hAnsi="Arial" w:cs="Arial"/>
          <w:b/>
          <w:bCs/>
          <w:color w:val="0A0A0A"/>
          <w:szCs w:val="24"/>
          <w:lang w:val="en-GB"/>
        </w:rPr>
        <w:t>Environmental Impact of Fossil Fuel Extraction and Use</w:t>
      </w:r>
    </w:p>
    <w:tbl>
      <w:tblPr>
        <w:tblW w:w="9480" w:type="dxa"/>
        <w:tblCellMar>
          <w:top w:w="15" w:type="dxa"/>
          <w:left w:w="15" w:type="dxa"/>
          <w:bottom w:w="15" w:type="dxa"/>
          <w:right w:w="15" w:type="dxa"/>
        </w:tblCellMar>
        <w:tblLook w:val="04A0" w:firstRow="1" w:lastRow="0" w:firstColumn="1" w:lastColumn="0" w:noHBand="0" w:noVBand="1"/>
      </w:tblPr>
      <w:tblGrid>
        <w:gridCol w:w="1881"/>
        <w:gridCol w:w="4673"/>
        <w:gridCol w:w="2926"/>
      </w:tblGrid>
      <w:tr w:rsidR="00AA14E5" w:rsidRPr="00AA14E5" w14:paraId="70A60977" w14:textId="77777777">
        <w:tc>
          <w:tcPr>
            <w:tcW w:w="0" w:type="auto"/>
            <w:tcBorders>
              <w:bottom w:val="single" w:sz="6" w:space="0" w:color="D2D2D2"/>
            </w:tcBorders>
            <w:tcMar>
              <w:top w:w="120" w:type="dxa"/>
              <w:left w:w="0" w:type="dxa"/>
              <w:bottom w:w="120" w:type="dxa"/>
              <w:right w:w="240" w:type="dxa"/>
            </w:tcMar>
            <w:hideMark/>
          </w:tcPr>
          <w:p w14:paraId="2D29D9D9" w14:textId="77777777" w:rsidR="00AA14E5" w:rsidRPr="00AA14E5" w:rsidRDefault="00AA14E5" w:rsidP="00AA14E5">
            <w:pPr>
              <w:spacing w:after="0" w:line="330" w:lineRule="atLeast"/>
              <w:rPr>
                <w:rFonts w:ascii="Arial" w:eastAsia="Times New Roman" w:hAnsi="Arial" w:cs="Arial"/>
                <w:b/>
                <w:bCs/>
                <w:sz w:val="21"/>
                <w:szCs w:val="21"/>
                <w:lang w:val="en-GB"/>
              </w:rPr>
            </w:pPr>
            <w:r w:rsidRPr="00AA14E5">
              <w:rPr>
                <w:rFonts w:ascii="Arial" w:eastAsia="Times New Roman" w:hAnsi="Arial" w:cs="Arial"/>
                <w:b/>
                <w:bCs/>
                <w:sz w:val="21"/>
                <w:szCs w:val="21"/>
                <w:lang w:val="en-GB"/>
              </w:rPr>
              <w:t>Activity</w:t>
            </w:r>
          </w:p>
        </w:tc>
        <w:tc>
          <w:tcPr>
            <w:tcW w:w="0" w:type="auto"/>
            <w:tcBorders>
              <w:bottom w:val="single" w:sz="6" w:space="0" w:color="D2D2D2"/>
            </w:tcBorders>
            <w:tcMar>
              <w:top w:w="120" w:type="dxa"/>
              <w:left w:w="0" w:type="dxa"/>
              <w:bottom w:w="120" w:type="dxa"/>
              <w:right w:w="240" w:type="dxa"/>
            </w:tcMar>
            <w:hideMark/>
          </w:tcPr>
          <w:p w14:paraId="3997334C" w14:textId="77777777" w:rsidR="00AA14E5" w:rsidRPr="00AA14E5" w:rsidRDefault="00AA14E5" w:rsidP="00AA14E5">
            <w:pPr>
              <w:spacing w:after="0" w:line="330" w:lineRule="atLeast"/>
              <w:rPr>
                <w:rFonts w:ascii="Arial" w:eastAsia="Times New Roman" w:hAnsi="Arial" w:cs="Arial"/>
                <w:b/>
                <w:bCs/>
                <w:sz w:val="21"/>
                <w:szCs w:val="21"/>
                <w:lang w:val="en-GB"/>
              </w:rPr>
            </w:pPr>
            <w:r w:rsidRPr="00AA14E5">
              <w:rPr>
                <w:rFonts w:ascii="Arial" w:eastAsia="Times New Roman" w:hAnsi="Arial" w:cs="Arial"/>
                <w:b/>
                <w:bCs/>
                <w:sz w:val="21"/>
                <w:szCs w:val="21"/>
                <w:lang w:val="en-GB"/>
              </w:rPr>
              <w:t>Environmental Impact</w:t>
            </w:r>
          </w:p>
        </w:tc>
        <w:tc>
          <w:tcPr>
            <w:tcW w:w="0" w:type="auto"/>
            <w:tcBorders>
              <w:bottom w:val="single" w:sz="6" w:space="0" w:color="D2D2D2"/>
            </w:tcBorders>
            <w:tcMar>
              <w:top w:w="120" w:type="dxa"/>
              <w:left w:w="0" w:type="dxa"/>
              <w:bottom w:w="120" w:type="dxa"/>
              <w:right w:w="0" w:type="dxa"/>
            </w:tcMar>
            <w:hideMark/>
          </w:tcPr>
          <w:p w14:paraId="7897BFCD" w14:textId="77777777" w:rsidR="00AA14E5" w:rsidRPr="00AA14E5" w:rsidRDefault="00AA14E5" w:rsidP="00AA14E5">
            <w:pPr>
              <w:spacing w:after="0" w:line="330" w:lineRule="atLeast"/>
              <w:rPr>
                <w:rFonts w:ascii="Arial" w:eastAsia="Times New Roman" w:hAnsi="Arial" w:cs="Arial"/>
                <w:b/>
                <w:bCs/>
                <w:sz w:val="21"/>
                <w:szCs w:val="21"/>
                <w:lang w:val="en-GB"/>
              </w:rPr>
            </w:pPr>
            <w:r w:rsidRPr="00AA14E5">
              <w:rPr>
                <w:rFonts w:ascii="Arial" w:eastAsia="Times New Roman" w:hAnsi="Arial" w:cs="Arial"/>
                <w:b/>
                <w:bCs/>
                <w:sz w:val="21"/>
                <w:szCs w:val="21"/>
                <w:lang w:val="en-GB"/>
              </w:rPr>
              <w:t>Evaluation</w:t>
            </w:r>
          </w:p>
        </w:tc>
      </w:tr>
      <w:tr w:rsidR="00AA14E5" w:rsidRPr="00AA14E5" w14:paraId="14CD7D2A" w14:textId="77777777">
        <w:tc>
          <w:tcPr>
            <w:tcW w:w="0" w:type="auto"/>
            <w:tcBorders>
              <w:bottom w:val="single" w:sz="6" w:space="0" w:color="D2D2D2"/>
            </w:tcBorders>
            <w:tcMar>
              <w:top w:w="180" w:type="dxa"/>
              <w:left w:w="0" w:type="dxa"/>
              <w:bottom w:w="180" w:type="dxa"/>
              <w:right w:w="240" w:type="dxa"/>
            </w:tcMar>
            <w:hideMark/>
          </w:tcPr>
          <w:p w14:paraId="2CC60CF2"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b/>
                <w:bCs/>
                <w:color w:val="0A0A0A"/>
                <w:sz w:val="21"/>
                <w:szCs w:val="21"/>
                <w:lang w:val="en-GB"/>
              </w:rPr>
              <w:t>Coal Mining</w:t>
            </w:r>
          </w:p>
        </w:tc>
        <w:tc>
          <w:tcPr>
            <w:tcW w:w="0" w:type="auto"/>
            <w:tcBorders>
              <w:bottom w:val="single" w:sz="6" w:space="0" w:color="D2D2D2"/>
            </w:tcBorders>
            <w:tcMar>
              <w:top w:w="180" w:type="dxa"/>
              <w:left w:w="0" w:type="dxa"/>
              <w:bottom w:w="180" w:type="dxa"/>
              <w:right w:w="240" w:type="dxa"/>
            </w:tcMar>
            <w:hideMark/>
          </w:tcPr>
          <w:p w14:paraId="44EB7D5A"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color w:val="0A0A0A"/>
                <w:sz w:val="21"/>
                <w:szCs w:val="21"/>
                <w:lang w:val="en-GB"/>
              </w:rPr>
              <w:t>Surface mining removes topsoil, destroys forests, and causes erosion. Acid mine drainage pollutes waterways with heavy metals.</w:t>
            </w:r>
          </w:p>
        </w:tc>
        <w:tc>
          <w:tcPr>
            <w:tcW w:w="0" w:type="auto"/>
            <w:tcBorders>
              <w:bottom w:val="single" w:sz="6" w:space="0" w:color="D2D2D2"/>
            </w:tcBorders>
            <w:tcMar>
              <w:top w:w="180" w:type="dxa"/>
              <w:left w:w="0" w:type="dxa"/>
              <w:bottom w:w="180" w:type="dxa"/>
              <w:right w:w="0" w:type="dxa"/>
            </w:tcMar>
            <w:hideMark/>
          </w:tcPr>
          <w:p w14:paraId="1934AC95"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color w:val="0A0A0A"/>
                <w:sz w:val="21"/>
                <w:szCs w:val="21"/>
                <w:lang w:val="en-GB"/>
              </w:rPr>
              <w:t>High devastation to terrestrial ecosystems and permanent land degradation.</w:t>
            </w:r>
          </w:p>
        </w:tc>
      </w:tr>
      <w:tr w:rsidR="00AA14E5" w:rsidRPr="00AA14E5" w14:paraId="5AE7C381" w14:textId="77777777">
        <w:tc>
          <w:tcPr>
            <w:tcW w:w="0" w:type="auto"/>
            <w:tcBorders>
              <w:bottom w:val="single" w:sz="6" w:space="0" w:color="D2D2D2"/>
            </w:tcBorders>
            <w:tcMar>
              <w:top w:w="180" w:type="dxa"/>
              <w:left w:w="0" w:type="dxa"/>
              <w:bottom w:w="180" w:type="dxa"/>
              <w:right w:w="240" w:type="dxa"/>
            </w:tcMar>
            <w:hideMark/>
          </w:tcPr>
          <w:p w14:paraId="2A476E1B"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b/>
                <w:bCs/>
                <w:color w:val="0A0A0A"/>
                <w:sz w:val="21"/>
                <w:szCs w:val="21"/>
                <w:lang w:val="en-GB"/>
              </w:rPr>
              <w:t>Oil/Gas Drilling</w:t>
            </w:r>
          </w:p>
        </w:tc>
        <w:tc>
          <w:tcPr>
            <w:tcW w:w="0" w:type="auto"/>
            <w:tcBorders>
              <w:bottom w:val="single" w:sz="6" w:space="0" w:color="D2D2D2"/>
            </w:tcBorders>
            <w:tcMar>
              <w:top w:w="180" w:type="dxa"/>
              <w:left w:w="0" w:type="dxa"/>
              <w:bottom w:w="180" w:type="dxa"/>
              <w:right w:w="240" w:type="dxa"/>
            </w:tcMar>
            <w:hideMark/>
          </w:tcPr>
          <w:p w14:paraId="1157BDFB"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color w:val="0A0A0A"/>
                <w:sz w:val="21"/>
                <w:szCs w:val="21"/>
                <w:lang w:val="en-GB"/>
              </w:rPr>
              <w:t>Drilling creates land fragmentation and habitat disruption. Fracking uses vast water quantities, risking groundwater contamination.</w:t>
            </w:r>
          </w:p>
        </w:tc>
        <w:tc>
          <w:tcPr>
            <w:tcW w:w="0" w:type="auto"/>
            <w:tcBorders>
              <w:bottom w:val="single" w:sz="6" w:space="0" w:color="D2D2D2"/>
            </w:tcBorders>
            <w:tcMar>
              <w:top w:w="180" w:type="dxa"/>
              <w:left w:w="0" w:type="dxa"/>
              <w:bottom w:w="180" w:type="dxa"/>
              <w:right w:w="0" w:type="dxa"/>
            </w:tcMar>
            <w:hideMark/>
          </w:tcPr>
          <w:p w14:paraId="6E1FF430"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color w:val="0A0A0A"/>
                <w:sz w:val="21"/>
                <w:szCs w:val="21"/>
                <w:lang w:val="en-GB"/>
              </w:rPr>
              <w:t>High risk to aquatic ecosystems and biodiversity.</w:t>
            </w:r>
          </w:p>
        </w:tc>
      </w:tr>
      <w:tr w:rsidR="00AA14E5" w:rsidRPr="00AA14E5" w14:paraId="444F6E7F" w14:textId="77777777">
        <w:tc>
          <w:tcPr>
            <w:tcW w:w="0" w:type="auto"/>
            <w:tcBorders>
              <w:bottom w:val="single" w:sz="6" w:space="0" w:color="D2D2D2"/>
            </w:tcBorders>
            <w:tcMar>
              <w:top w:w="180" w:type="dxa"/>
              <w:left w:w="0" w:type="dxa"/>
              <w:bottom w:w="180" w:type="dxa"/>
              <w:right w:w="240" w:type="dxa"/>
            </w:tcMar>
            <w:hideMark/>
          </w:tcPr>
          <w:p w14:paraId="084425A0"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b/>
                <w:bCs/>
                <w:color w:val="0A0A0A"/>
                <w:sz w:val="21"/>
                <w:szCs w:val="21"/>
                <w:lang w:val="en-GB"/>
              </w:rPr>
              <w:lastRenderedPageBreak/>
              <w:t>Transport/Spills</w:t>
            </w:r>
          </w:p>
        </w:tc>
        <w:tc>
          <w:tcPr>
            <w:tcW w:w="0" w:type="auto"/>
            <w:tcBorders>
              <w:bottom w:val="single" w:sz="6" w:space="0" w:color="D2D2D2"/>
            </w:tcBorders>
            <w:tcMar>
              <w:top w:w="180" w:type="dxa"/>
              <w:left w:w="0" w:type="dxa"/>
              <w:bottom w:w="180" w:type="dxa"/>
              <w:right w:w="240" w:type="dxa"/>
            </w:tcMar>
            <w:hideMark/>
          </w:tcPr>
          <w:p w14:paraId="396424F8"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color w:val="0A0A0A"/>
                <w:sz w:val="21"/>
                <w:szCs w:val="21"/>
                <w:lang w:val="en-GB"/>
              </w:rPr>
              <w:t>Oil tanker groundings and pipeline leaks release millions of gallons of oil into oceans and land.</w:t>
            </w:r>
          </w:p>
        </w:tc>
        <w:tc>
          <w:tcPr>
            <w:tcW w:w="0" w:type="auto"/>
            <w:tcBorders>
              <w:bottom w:val="single" w:sz="6" w:space="0" w:color="D2D2D2"/>
            </w:tcBorders>
            <w:tcMar>
              <w:top w:w="180" w:type="dxa"/>
              <w:left w:w="0" w:type="dxa"/>
              <w:bottom w:w="180" w:type="dxa"/>
              <w:right w:w="0" w:type="dxa"/>
            </w:tcMar>
            <w:hideMark/>
          </w:tcPr>
          <w:p w14:paraId="51EB20A0"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color w:val="0A0A0A"/>
                <w:sz w:val="21"/>
                <w:szCs w:val="21"/>
                <w:lang w:val="en-GB"/>
              </w:rPr>
              <w:t>Long-term damage to coastal habitats and wildlife.</w:t>
            </w:r>
          </w:p>
        </w:tc>
      </w:tr>
      <w:tr w:rsidR="00AA14E5" w:rsidRPr="00AA14E5" w14:paraId="0A50EEB3" w14:textId="77777777">
        <w:tc>
          <w:tcPr>
            <w:tcW w:w="0" w:type="auto"/>
            <w:tcBorders>
              <w:bottom w:val="single" w:sz="6" w:space="0" w:color="D2D2D2"/>
            </w:tcBorders>
            <w:tcMar>
              <w:top w:w="180" w:type="dxa"/>
              <w:left w:w="0" w:type="dxa"/>
              <w:bottom w:w="180" w:type="dxa"/>
              <w:right w:w="240" w:type="dxa"/>
            </w:tcMar>
            <w:hideMark/>
          </w:tcPr>
          <w:p w14:paraId="364EC5D8"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b/>
                <w:bCs/>
                <w:color w:val="0A0A0A"/>
                <w:sz w:val="21"/>
                <w:szCs w:val="21"/>
                <w:lang w:val="en-GB"/>
              </w:rPr>
              <w:t>Combustion</w:t>
            </w:r>
          </w:p>
        </w:tc>
        <w:tc>
          <w:tcPr>
            <w:tcW w:w="0" w:type="auto"/>
            <w:tcBorders>
              <w:bottom w:val="single" w:sz="6" w:space="0" w:color="D2D2D2"/>
            </w:tcBorders>
            <w:tcMar>
              <w:top w:w="180" w:type="dxa"/>
              <w:left w:w="0" w:type="dxa"/>
              <w:bottom w:w="180" w:type="dxa"/>
              <w:right w:w="240" w:type="dxa"/>
            </w:tcMar>
            <w:hideMark/>
          </w:tcPr>
          <w:p w14:paraId="0708C2CB" w14:textId="77777777" w:rsidR="00AA14E5" w:rsidRPr="00AA14E5" w:rsidRDefault="00AA14E5" w:rsidP="00AA14E5">
            <w:pPr>
              <w:spacing w:after="0" w:line="330" w:lineRule="atLeast"/>
              <w:rPr>
                <w:rFonts w:ascii="Times New Roman" w:eastAsia="Times New Roman" w:hAnsi="Times New Roman" w:cs="Times New Roman"/>
                <w:szCs w:val="24"/>
                <w:lang w:val="en-GB"/>
              </w:rPr>
            </w:pPr>
            <w:r w:rsidRPr="00AA14E5">
              <w:rPr>
                <w:rFonts w:ascii="Arial" w:eastAsia="Times New Roman" w:hAnsi="Arial" w:cs="Arial"/>
                <w:color w:val="0A0A0A"/>
                <w:sz w:val="21"/>
                <w:szCs w:val="21"/>
                <w:lang w:val="en-GB"/>
              </w:rPr>
              <w:t>Releases massive amounts of </w:t>
            </w:r>
          </w:p>
          <w:p w14:paraId="57CCA080" w14:textId="029971CA" w:rsidR="00AA14E5" w:rsidRPr="00AA14E5" w:rsidRDefault="00AA14E5" w:rsidP="00CD7F22">
            <w:pPr>
              <w:spacing w:after="0" w:line="330" w:lineRule="atLeast"/>
              <w:rPr>
                <w:rFonts w:ascii="Times New Roman" w:eastAsia="Times New Roman" w:hAnsi="Times New Roman" w:cs="Times New Roman"/>
                <w:szCs w:val="24"/>
                <w:lang w:val="en-GB"/>
              </w:rPr>
            </w:pPr>
            <w:r w:rsidRPr="00AA14E5">
              <w:rPr>
                <w:rFonts w:ascii="Arial" w:eastAsia="Times New Roman" w:hAnsi="Arial" w:cs="Arial"/>
                <w:noProof/>
                <w:color w:val="0A0A0A"/>
                <w:szCs w:val="24"/>
                <w:lang w:val="en-GB"/>
              </w:rPr>
              <w:drawing>
                <wp:inline distT="0" distB="0" distL="0" distR="0" wp14:anchorId="3DBF4C34" wp14:editId="6EDB4154">
                  <wp:extent cx="8890" cy="8890"/>
                  <wp:effectExtent l="0" t="0" r="0" b="0"/>
                  <wp:docPr id="1649590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AA14E5">
              <w:rPr>
                <w:rFonts w:ascii="Cambria Math" w:eastAsia="Times New Roman" w:hAnsi="Cambria Math" w:cs="Cambria Math"/>
                <w:color w:val="0A0A0A"/>
                <w:szCs w:val="24"/>
                <w:lang w:val="en-GB"/>
              </w:rPr>
              <w:t>𝐶𝑂</w:t>
            </w:r>
            <w:r w:rsidRPr="00AA14E5">
              <w:rPr>
                <w:rFonts w:ascii="Arial" w:eastAsia="Times New Roman" w:hAnsi="Arial" w:cs="Arial"/>
                <w:color w:val="0A0A0A"/>
                <w:szCs w:val="24"/>
                <w:lang w:val="en-GB"/>
              </w:rPr>
              <w:t>2</w:t>
            </w:r>
            <w:r w:rsidRPr="00AA14E5">
              <w:rPr>
                <w:rFonts w:ascii="Arial" w:eastAsia="Times New Roman" w:hAnsi="Arial" w:cs="Arial"/>
                <w:color w:val="0A0A0A"/>
                <w:sz w:val="21"/>
                <w:szCs w:val="21"/>
                <w:lang w:val="en-GB"/>
              </w:rPr>
              <w:t>(89% of global </w:t>
            </w:r>
          </w:p>
          <w:p w14:paraId="353C9386" w14:textId="33DC3C43" w:rsidR="00AA14E5" w:rsidRPr="00CD7F22" w:rsidRDefault="00AA14E5" w:rsidP="00CD7F22">
            <w:pPr>
              <w:spacing w:after="0" w:line="330" w:lineRule="atLeast"/>
              <w:rPr>
                <w:rFonts w:ascii="Times New Roman" w:eastAsia="Times New Roman" w:hAnsi="Times New Roman" w:cs="Times New Roman"/>
                <w:szCs w:val="24"/>
                <w:lang w:val="en-GB"/>
              </w:rPr>
            </w:pPr>
            <w:r w:rsidRPr="00AA14E5">
              <w:rPr>
                <w:rFonts w:ascii="Arial" w:eastAsia="Times New Roman" w:hAnsi="Arial" w:cs="Arial"/>
                <w:noProof/>
                <w:color w:val="0A0A0A"/>
                <w:szCs w:val="24"/>
                <w:lang w:val="en-GB"/>
              </w:rPr>
              <w:drawing>
                <wp:inline distT="0" distB="0" distL="0" distR="0" wp14:anchorId="6C661692" wp14:editId="237CBDD3">
                  <wp:extent cx="8890" cy="8890"/>
                  <wp:effectExtent l="0" t="0" r="0" b="0"/>
                  <wp:docPr id="644164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AA14E5">
              <w:rPr>
                <w:rFonts w:ascii="Cambria Math" w:eastAsia="Times New Roman" w:hAnsi="Cambria Math" w:cs="Cambria Math"/>
                <w:color w:val="0A0A0A"/>
                <w:szCs w:val="24"/>
                <w:lang w:val="en-GB"/>
              </w:rPr>
              <w:t>𝐶𝑂</w:t>
            </w:r>
            <w:r w:rsidRPr="00AA14E5">
              <w:rPr>
                <w:rFonts w:ascii="Arial" w:eastAsia="Times New Roman" w:hAnsi="Arial" w:cs="Arial"/>
                <w:color w:val="0A0A0A"/>
                <w:szCs w:val="24"/>
                <w:lang w:val="en-GB"/>
              </w:rPr>
              <w:t>2</w:t>
            </w:r>
            <w:r w:rsidRPr="00AA14E5">
              <w:rPr>
                <w:rFonts w:ascii="Arial" w:eastAsia="Times New Roman" w:hAnsi="Arial" w:cs="Arial"/>
                <w:color w:val="0A0A0A"/>
                <w:sz w:val="21"/>
                <w:szCs w:val="21"/>
                <w:lang w:val="en-GB"/>
              </w:rPr>
              <w:t>emissions), causing global warming and ocean acidification.</w:t>
            </w:r>
          </w:p>
        </w:tc>
        <w:tc>
          <w:tcPr>
            <w:tcW w:w="0" w:type="auto"/>
            <w:tcBorders>
              <w:bottom w:val="single" w:sz="6" w:space="0" w:color="D2D2D2"/>
            </w:tcBorders>
            <w:tcMar>
              <w:top w:w="180" w:type="dxa"/>
              <w:left w:w="0" w:type="dxa"/>
              <w:bottom w:w="180" w:type="dxa"/>
              <w:right w:w="0" w:type="dxa"/>
            </w:tcMar>
            <w:hideMark/>
          </w:tcPr>
          <w:p w14:paraId="6FF44D93"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color w:val="0A0A0A"/>
                <w:sz w:val="21"/>
                <w:szCs w:val="21"/>
                <w:lang w:val="en-GB"/>
              </w:rPr>
              <w:t>Primary driver of anthropogenic climate change.</w:t>
            </w:r>
          </w:p>
        </w:tc>
      </w:tr>
      <w:tr w:rsidR="00AA14E5" w:rsidRPr="00AA14E5" w14:paraId="7E69D939" w14:textId="77777777">
        <w:tc>
          <w:tcPr>
            <w:tcW w:w="0" w:type="auto"/>
            <w:tcBorders>
              <w:bottom w:val="nil"/>
            </w:tcBorders>
            <w:tcMar>
              <w:top w:w="180" w:type="dxa"/>
              <w:left w:w="0" w:type="dxa"/>
              <w:bottom w:w="180" w:type="dxa"/>
              <w:right w:w="240" w:type="dxa"/>
            </w:tcMar>
            <w:hideMark/>
          </w:tcPr>
          <w:p w14:paraId="5DE20AE3"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b/>
                <w:bCs/>
                <w:color w:val="0A0A0A"/>
                <w:sz w:val="21"/>
                <w:szCs w:val="21"/>
                <w:lang w:val="en-GB"/>
              </w:rPr>
              <w:t>Pollutant Release</w:t>
            </w:r>
          </w:p>
        </w:tc>
        <w:tc>
          <w:tcPr>
            <w:tcW w:w="0" w:type="auto"/>
            <w:tcBorders>
              <w:bottom w:val="nil"/>
            </w:tcBorders>
            <w:tcMar>
              <w:top w:w="180" w:type="dxa"/>
              <w:left w:w="0" w:type="dxa"/>
              <w:bottom w:w="180" w:type="dxa"/>
              <w:right w:w="240" w:type="dxa"/>
            </w:tcMar>
            <w:hideMark/>
          </w:tcPr>
          <w:p w14:paraId="43C899B4" w14:textId="2956E488" w:rsidR="00AA14E5" w:rsidRPr="00AA14E5" w:rsidRDefault="00AA14E5" w:rsidP="00AA14E5">
            <w:pPr>
              <w:spacing w:after="0" w:line="330" w:lineRule="atLeast"/>
              <w:rPr>
                <w:rFonts w:ascii="Times New Roman" w:eastAsia="Times New Roman" w:hAnsi="Times New Roman" w:cs="Times New Roman"/>
                <w:szCs w:val="24"/>
                <w:lang w:val="en-GB"/>
              </w:rPr>
            </w:pPr>
            <w:r w:rsidRPr="00AA14E5">
              <w:rPr>
                <w:rFonts w:ascii="Arial" w:eastAsia="Times New Roman" w:hAnsi="Arial" w:cs="Arial"/>
                <w:color w:val="0A0A0A"/>
                <w:sz w:val="21"/>
                <w:szCs w:val="21"/>
                <w:lang w:val="en-GB"/>
              </w:rPr>
              <w:t>Emits nitrogen oxides (</w:t>
            </w:r>
            <w:r w:rsidR="00FB166E">
              <w:rPr>
                <w:rFonts w:ascii="Arial" w:eastAsia="Times New Roman" w:hAnsi="Arial" w:cs="Arial"/>
                <w:color w:val="0A0A0A"/>
                <w:sz w:val="21"/>
                <w:szCs w:val="21"/>
                <w:lang w:val="en-GB"/>
              </w:rPr>
              <w:t>NOx</w:t>
            </w:r>
            <w:r w:rsidR="00DF4FDC">
              <w:rPr>
                <w:rFonts w:ascii="Arial" w:eastAsia="Times New Roman" w:hAnsi="Arial" w:cs="Arial"/>
                <w:color w:val="0A0A0A"/>
                <w:sz w:val="21"/>
                <w:szCs w:val="21"/>
                <w:lang w:val="en-GB"/>
              </w:rPr>
              <w:t>)</w:t>
            </w:r>
          </w:p>
          <w:p w14:paraId="13ACE1DE" w14:textId="31A56449" w:rsidR="00AA14E5" w:rsidRPr="00AA14E5" w:rsidRDefault="00AA14E5" w:rsidP="00745253">
            <w:pPr>
              <w:spacing w:after="0" w:line="330" w:lineRule="atLeast"/>
              <w:rPr>
                <w:rFonts w:ascii="Times New Roman" w:eastAsia="Times New Roman" w:hAnsi="Times New Roman" w:cs="Times New Roman"/>
                <w:szCs w:val="24"/>
                <w:lang w:val="en-GB"/>
              </w:rPr>
            </w:pPr>
            <w:r w:rsidRPr="00AA14E5">
              <w:rPr>
                <w:rFonts w:ascii="Arial" w:eastAsia="Times New Roman" w:hAnsi="Arial" w:cs="Arial"/>
                <w:noProof/>
                <w:color w:val="0A0A0A"/>
                <w:szCs w:val="24"/>
                <w:lang w:val="en-GB"/>
              </w:rPr>
              <w:drawing>
                <wp:inline distT="0" distB="0" distL="0" distR="0" wp14:anchorId="038B18F4" wp14:editId="0A48FF31">
                  <wp:extent cx="8890" cy="8890"/>
                  <wp:effectExtent l="0" t="0" r="0" b="0"/>
                  <wp:docPr id="821657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AA14E5">
              <w:rPr>
                <w:rFonts w:ascii="Arial" w:eastAsia="Times New Roman" w:hAnsi="Arial" w:cs="Arial"/>
                <w:color w:val="0A0A0A"/>
                <w:sz w:val="21"/>
                <w:szCs w:val="21"/>
                <w:lang w:val="en-GB"/>
              </w:rPr>
              <w:t>, sulfur dioxide (</w:t>
            </w:r>
            <w:r w:rsidR="00DF4FDC">
              <w:rPr>
                <w:rFonts w:ascii="Arial" w:eastAsia="Times New Roman" w:hAnsi="Arial" w:cs="Arial"/>
                <w:color w:val="0A0A0A"/>
                <w:sz w:val="21"/>
                <w:szCs w:val="21"/>
                <w:lang w:val="en-GB"/>
              </w:rPr>
              <w:t>SO2</w:t>
            </w:r>
            <w:r w:rsidR="00FB166E">
              <w:rPr>
                <w:rFonts w:ascii="Arial" w:eastAsia="Times New Roman" w:hAnsi="Arial" w:cs="Arial"/>
                <w:color w:val="0A0A0A"/>
                <w:sz w:val="21"/>
                <w:szCs w:val="21"/>
                <w:lang w:val="en-GB"/>
              </w:rPr>
              <w:t>)</w:t>
            </w:r>
          </w:p>
          <w:p w14:paraId="3E1860A8" w14:textId="49AA9F12" w:rsidR="00AA14E5" w:rsidRPr="00DF4FDC" w:rsidRDefault="00AA14E5" w:rsidP="00DF4FDC">
            <w:pPr>
              <w:spacing w:after="0" w:line="330" w:lineRule="atLeast"/>
              <w:rPr>
                <w:rFonts w:ascii="Times New Roman" w:eastAsia="Times New Roman" w:hAnsi="Times New Roman" w:cs="Times New Roman"/>
                <w:szCs w:val="24"/>
                <w:lang w:val="en-GB"/>
              </w:rPr>
            </w:pPr>
            <w:r w:rsidRPr="00AA14E5">
              <w:rPr>
                <w:rFonts w:ascii="Arial" w:eastAsia="Times New Roman" w:hAnsi="Arial" w:cs="Arial"/>
                <w:noProof/>
                <w:color w:val="0A0A0A"/>
                <w:szCs w:val="24"/>
                <w:lang w:val="en-GB"/>
              </w:rPr>
              <w:drawing>
                <wp:inline distT="0" distB="0" distL="0" distR="0" wp14:anchorId="2D72B745" wp14:editId="24ED9BF3">
                  <wp:extent cx="8890" cy="8890"/>
                  <wp:effectExtent l="0" t="0" r="0" b="0"/>
                  <wp:docPr id="12217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AA14E5">
              <w:rPr>
                <w:rFonts w:ascii="Arial" w:eastAsia="Times New Roman" w:hAnsi="Arial" w:cs="Arial"/>
                <w:color w:val="0A0A0A"/>
                <w:sz w:val="21"/>
                <w:szCs w:val="21"/>
                <w:lang w:val="en-GB"/>
              </w:rPr>
              <w:t>, and mercury into the atmosphere.</w:t>
            </w:r>
          </w:p>
        </w:tc>
        <w:tc>
          <w:tcPr>
            <w:tcW w:w="0" w:type="auto"/>
            <w:tcBorders>
              <w:bottom w:val="nil"/>
            </w:tcBorders>
            <w:tcMar>
              <w:top w:w="180" w:type="dxa"/>
              <w:left w:w="0" w:type="dxa"/>
              <w:bottom w:w="180" w:type="dxa"/>
              <w:right w:w="0" w:type="dxa"/>
            </w:tcMar>
            <w:hideMark/>
          </w:tcPr>
          <w:p w14:paraId="4840F0FC" w14:textId="77777777" w:rsidR="00AA14E5" w:rsidRPr="00AA14E5" w:rsidRDefault="00AA14E5" w:rsidP="00AA14E5">
            <w:pPr>
              <w:spacing w:after="0" w:line="330" w:lineRule="atLeast"/>
              <w:rPr>
                <w:rFonts w:ascii="Arial" w:eastAsia="Times New Roman" w:hAnsi="Arial" w:cs="Arial"/>
                <w:color w:val="0A0A0A"/>
                <w:sz w:val="21"/>
                <w:szCs w:val="21"/>
                <w:lang w:val="en-GB"/>
              </w:rPr>
            </w:pPr>
            <w:r w:rsidRPr="00AA14E5">
              <w:rPr>
                <w:rFonts w:ascii="Arial" w:eastAsia="Times New Roman" w:hAnsi="Arial" w:cs="Arial"/>
                <w:color w:val="0A0A0A"/>
                <w:sz w:val="21"/>
                <w:szCs w:val="21"/>
                <w:lang w:val="en-GB"/>
              </w:rPr>
              <w:t>Causes acid rain, ozone damage, and smog formation.</w:t>
            </w:r>
          </w:p>
        </w:tc>
      </w:tr>
    </w:tbl>
    <w:p w14:paraId="42C83718" w14:textId="77777777" w:rsidR="00255D81" w:rsidRPr="00361E88" w:rsidRDefault="00255D81" w:rsidP="00255D81">
      <w:pPr>
        <w:pStyle w:val="df3vjf"/>
        <w:shd w:val="clear" w:color="auto" w:fill="FFFFFF"/>
        <w:spacing w:before="0" w:beforeAutospacing="0" w:after="180" w:afterAutospacing="0" w:line="360" w:lineRule="atLeast"/>
        <w:ind w:left="1440"/>
        <w:rPr>
          <w:rStyle w:val="Strong"/>
          <w:rFonts w:ascii="Arial" w:eastAsia="Times New Roman" w:hAnsi="Arial" w:cs="Arial"/>
          <w:b w:val="0"/>
          <w:bCs w:val="0"/>
          <w:color w:val="0A0A0A"/>
        </w:rPr>
      </w:pPr>
    </w:p>
    <w:p w14:paraId="0589F912" w14:textId="77777777" w:rsidR="00FB166E" w:rsidRDefault="00FB166E" w:rsidP="00255D81">
      <w:pPr>
        <w:pStyle w:val="Heading2"/>
        <w:jc w:val="center"/>
        <w:rPr>
          <w:rFonts w:eastAsia="Times New Roman"/>
          <w:b/>
          <w:bCs/>
          <w:i/>
          <w:iCs/>
          <w:sz w:val="44"/>
          <w:szCs w:val="44"/>
          <w:u w:val="single"/>
        </w:rPr>
        <w:sectPr w:rsidR="00FB166E" w:rsidSect="005C2C5B">
          <w:headerReference w:type="even" r:id="rId34"/>
          <w:headerReference w:type="default" r:id="rId35"/>
          <w:footerReference w:type="even" r:id="rId36"/>
          <w:footerReference w:type="default" r:id="rId37"/>
          <w:headerReference w:type="first" r:id="rId38"/>
          <w:footerReference w:type="first" r:id="rId39"/>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p w14:paraId="66F292C4" w14:textId="7102C27E" w:rsidR="008C7137" w:rsidRDefault="00255D81" w:rsidP="00255D81">
      <w:pPr>
        <w:pStyle w:val="Heading2"/>
        <w:jc w:val="center"/>
        <w:rPr>
          <w:rFonts w:eastAsia="Times New Roman"/>
          <w:b/>
          <w:bCs/>
          <w:i/>
          <w:iCs/>
          <w:sz w:val="44"/>
          <w:szCs w:val="44"/>
          <w:u w:val="single"/>
        </w:rPr>
      </w:pPr>
      <w:r w:rsidRPr="00255D81">
        <w:rPr>
          <w:rFonts w:eastAsia="Times New Roman"/>
          <w:b/>
          <w:bCs/>
          <w:i/>
          <w:iCs/>
          <w:sz w:val="44"/>
          <w:szCs w:val="44"/>
          <w:u w:val="single"/>
        </w:rPr>
        <w:lastRenderedPageBreak/>
        <w:t>Power Generation from Coal, Oil, Gas</w:t>
      </w:r>
    </w:p>
    <w:p w14:paraId="5ACAE071" w14:textId="77777777" w:rsidR="00E35A1E" w:rsidRDefault="00E35A1E" w:rsidP="00255D81">
      <w:r>
        <w:t>The New Power Grid: Cooking, Driving, and Heating with 21</w:t>
      </w:r>
      <w:r w:rsidRPr="00E35A1E">
        <w:rPr>
          <w:vertAlign w:val="superscript"/>
        </w:rPr>
        <w:t>st</w:t>
      </w:r>
      <w:r>
        <w:t xml:space="preserve"> Century Energy</w:t>
      </w:r>
    </w:p>
    <w:p w14:paraId="5268DB45" w14:textId="51CCC501" w:rsidR="00E35A1E" w:rsidRDefault="00E35A1E" w:rsidP="00255D81">
      <w:r>
        <w:t xml:space="preserve">The way we power our lives is undergoing a massive, electrified revolution. No longer just for lights and appliances, electricity—generated from an increasingly clean mix of solar, wind, and bridge-fuel natural gas—is becoming the primary fuel for our vehicles, our kitchens, and our homes. </w:t>
      </w:r>
      <w:hyperlink r:id="rId40" w:history="1">
        <w:r w:rsidR="00B361AB" w:rsidRPr="00B361AB">
          <w:rPr>
            <w:rStyle w:val="Hyperlink"/>
          </w:rPr>
          <w:t>EON energy+4</w:t>
        </w:r>
      </w:hyperlink>
    </w:p>
    <w:p w14:paraId="357F5DFD" w14:textId="00B37909" w:rsidR="00E35A1E" w:rsidDel="00283739" w:rsidRDefault="00E35A1E" w:rsidP="00255D81">
      <w:pPr>
        <w:rPr>
          <w:del w:id="1" w:author="Kamila Kittani" w:date="2026-03-11T02:43:00Z" w16du:dateUtc="2026-03-10T23:43:00Z"/>
        </w:rPr>
      </w:pPr>
      <w:r>
        <w:t xml:space="preserve">As we move toward a low-carbon future, the traditional reliance on combustion is giving way to high-efficiency, electric-based solutions. </w:t>
      </w:r>
      <w:hyperlink r:id="rId41" w:history="1">
        <w:proofErr w:type="spellStart"/>
        <w:r w:rsidR="000D2B72" w:rsidRPr="000D2B72">
          <w:rPr>
            <w:rStyle w:val="Hyperlink"/>
          </w:rPr>
          <w:t>energypedia</w:t>
        </w:r>
        <w:proofErr w:type="spellEnd"/>
      </w:hyperlink>
    </w:p>
    <w:p w14:paraId="2317512F" w14:textId="77777777" w:rsidR="00382D14" w:rsidRDefault="00382D14">
      <w:r>
        <w:br w:type="page"/>
      </w:r>
    </w:p>
    <w:p w14:paraId="66B67CD5" w14:textId="77777777" w:rsidR="00D17456" w:rsidRDefault="00D17456" w:rsidP="00255D81">
      <w:pPr>
        <w:rPr>
          <w:ins w:id="2" w:author="Kamila Kittani" w:date="2026-03-11T02:46:00Z" w16du:dateUtc="2026-03-10T23:46:00Z"/>
        </w:rPr>
        <w:sectPr w:rsidR="00D17456" w:rsidSect="005C2C5B">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p w14:paraId="55CEB47E" w14:textId="10E10206" w:rsidR="00E95081" w:rsidRDefault="00E35A1E" w:rsidP="00255D81">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t xml:space="preserve"> </w:t>
      </w:r>
      <w:r w:rsidRPr="00981A65">
        <w:rPr>
          <w:u w:val="single"/>
        </w:rPr>
        <w:t>Transportation</w:t>
      </w:r>
      <w:r>
        <w:t xml:space="preserve">: </w:t>
      </w:r>
    </w:p>
    <w:p w14:paraId="71CA99A3" w14:textId="3B99A73B" w:rsidR="00E95081" w:rsidRDefault="006B498F" w:rsidP="00255D81">
      <w:r>
        <w:t>▪︎</w:t>
      </w:r>
      <w:r w:rsidR="00E95081">
        <w:t>Transport Fuel: Through coal-to-liquids (CTL) technologies, coal can be converted into synthetic liquid fuels, such as gasoline, though this is not widespread.</w:t>
      </w:r>
    </w:p>
    <w:p w14:paraId="7245906B" w14:textId="10B15130" w:rsidR="00E35A1E" w:rsidRDefault="006B498F" w:rsidP="00255D81">
      <w:r>
        <w:t>▪︎</w:t>
      </w:r>
      <w:r w:rsidR="00E35A1E">
        <w:t>The Electric Shift</w:t>
      </w:r>
    </w:p>
    <w:p w14:paraId="71C24D15" w14:textId="77777777" w:rsidR="00E35A1E" w:rsidRDefault="00E35A1E" w:rsidP="00255D81">
      <w:r>
        <w:t xml:space="preserve">Driving into 2026: 116 Million EVs on the Road </w:t>
      </w:r>
    </w:p>
    <w:p w14:paraId="72C1CB43" w14:textId="123760AF" w:rsidR="00E35A1E" w:rsidRDefault="00E35A1E" w:rsidP="009B4BFD">
      <w:r>
        <w:t xml:space="preserve">The road ahead is electric. With an estimated 116 million electric vehicles (EVs) expected to be on the road by the end of 2026, including cars, buses, and trucks, the transportation sector is rapidly switching from petroleum to power generation. </w:t>
      </w:r>
      <w:hyperlink r:id="rId42" w:history="1">
        <w:proofErr w:type="spellStart"/>
        <w:r w:rsidR="00A543F8" w:rsidRPr="00A543F8">
          <w:rPr>
            <w:rStyle w:val="Hyperlink"/>
          </w:rPr>
          <w:t>gartner</w:t>
        </w:r>
        <w:proofErr w:type="spellEnd"/>
      </w:hyperlink>
    </w:p>
    <w:p w14:paraId="0F9FB624" w14:textId="77777777" w:rsidR="00E35A1E" w:rsidRDefault="00E35A1E" w:rsidP="00255D81">
      <w:r>
        <w:t>Smart Charging &amp; V2G: Charging stations are evolving into amenity hubs. Bidirectional charging—or Vehicle-to-Grid (V2G)—is changing the game, allowing EVs to sell stored energy back to the grid during peak demand.</w:t>
      </w:r>
    </w:p>
    <w:p w14:paraId="7D090566" w14:textId="47F7B054" w:rsidR="00800DD3" w:rsidRDefault="00E35A1E" w:rsidP="0003374A">
      <w:r>
        <w:t xml:space="preserve">The Rise of E-Fuels: For aviation and maritime transport, e-fuels (synthetic fuels produced from green hydrogen and captured ) are emerging as a sustainable alternative, with projects aiming to cover 20% of global liquid fuel demand this decade. </w:t>
      </w:r>
    </w:p>
    <w:p w14:paraId="79673EE3" w14:textId="337DD2B4" w:rsidR="00E35A1E" w:rsidRDefault="00E35A1E" w:rsidP="00255D81">
      <w:r>
        <w:rPr>
          <mc:AlternateContent>
            <mc:Choice Requires="w16se"/>
            <mc:Fallback>
              <w:rFonts w:ascii="Segoe UI Emoji" w:eastAsia="Segoe UI Emoji" w:hAnsi="Segoe UI Emoji" w:cs="Segoe UI Emoji"/>
            </mc:Fallback>
          </mc:AlternateContent>
        </w:rPr>
        <mc:AlternateContent>
          <mc:Choice Requires="w16se">
            <w16se:symEx w16se:font="Segoe UI Emoji" w16se:char="1F373"/>
          </mc:Choice>
          <mc:Fallback>
            <w:t>🍳</w:t>
          </mc:Fallback>
        </mc:AlternateContent>
      </w:r>
      <w:r w:rsidRPr="00981A65">
        <w:rPr>
          <w:u w:val="single"/>
        </w:rPr>
        <w:t xml:space="preserve"> Cooking:</w:t>
      </w:r>
      <w:r>
        <w:t xml:space="preserve"> The Induction Revolution</w:t>
      </w:r>
    </w:p>
    <w:p w14:paraId="08E48799" w14:textId="77777777" w:rsidR="00E35A1E" w:rsidRDefault="00E35A1E" w:rsidP="00255D81">
      <w:r>
        <w:lastRenderedPageBreak/>
        <w:t xml:space="preserve">Cleaner, Faster, More Efficient </w:t>
      </w:r>
    </w:p>
    <w:p w14:paraId="4232B918" w14:textId="5F79A4E0" w:rsidR="00E35A1E" w:rsidRDefault="00E35A1E" w:rsidP="00255D81">
      <w:r>
        <w:t xml:space="preserve">The kitchen is transforming, driven by high-efficiency electric cooking (e-Cook) and induction technology. Induction cooktops use magnetic currents to generate heat directly in the pan, reducing energy waste and eliminating open flames. </w:t>
      </w:r>
      <w:hyperlink r:id="rId43" w:history="1">
        <w:r w:rsidR="002E13D5" w:rsidRPr="002E13D5">
          <w:rPr>
            <w:rStyle w:val="Hyperlink"/>
          </w:rPr>
          <w:t>Illinois</w:t>
        </w:r>
      </w:hyperlink>
    </w:p>
    <w:p w14:paraId="019F3227" w14:textId="77777777" w:rsidR="00E35A1E" w:rsidRDefault="00E35A1E" w:rsidP="00255D81">
      <w:r>
        <w:t>Solar-Powered Meals: In many regions, solar energy is being used to run electric heaters in insulated cooking chambers, offering a sustainable alternative to conventional fuels.</w:t>
      </w:r>
    </w:p>
    <w:p w14:paraId="0774EF1A" w14:textId="1B3DF0B1" w:rsidR="00E35A1E" w:rsidRDefault="00E35A1E" w:rsidP="007940F2">
      <w:r>
        <w:t xml:space="preserve">Energy Efficiency: Electric pressure cookers are gaining popularity for their high efficiency, with studies showing they can be 50% more efficient than traditional cooking methods. </w:t>
      </w:r>
      <w:hyperlink r:id="rId44" w:history="1">
        <w:r w:rsidR="007F39C8">
          <w:rPr>
            <w:rStyle w:val="Hyperlink"/>
          </w:rPr>
          <w:t>M</w:t>
        </w:r>
        <w:r w:rsidR="003815D6" w:rsidRPr="003815D6">
          <w:rPr>
            <w:rStyle w:val="Hyperlink"/>
          </w:rPr>
          <w:t>odern Energy</w:t>
        </w:r>
      </w:hyperlink>
      <w:r w:rsidR="003815D6">
        <w:t xml:space="preserve"> </w:t>
      </w:r>
    </w:p>
    <w:p w14:paraId="2C055B5D" w14:textId="77777777" w:rsidR="00E35A1E" w:rsidRDefault="00E35A1E" w:rsidP="00255D81">
      <w:r>
        <w:rPr>
          <mc:AlternateContent>
            <mc:Choice Requires="w16se"/>
            <mc:Fallback>
              <w:rFonts w:ascii="Segoe UI Emoji" w:eastAsia="Segoe UI Emoji" w:hAnsi="Segoe UI Emoji" w:cs="Segoe UI Emoji"/>
            </mc:Fallback>
          </mc:AlternateContent>
        </w:rPr>
        <mc:AlternateContent>
          <mc:Choice Requires="w16se">
            <w16se:symEx w16se:font="Segoe UI Emoji" w16se:char="1F3E0"/>
          </mc:Choice>
          <mc:Fallback>
            <w:t>🏠</w:t>
          </mc:Fallback>
        </mc:AlternateContent>
      </w:r>
      <w:r w:rsidRPr="00981A65">
        <w:rPr>
          <w:u w:val="single"/>
        </w:rPr>
        <w:t xml:space="preserve"> Heating: Comfort Without Carbon</w:t>
      </w:r>
    </w:p>
    <w:p w14:paraId="5FC26C2A" w14:textId="49819798" w:rsidR="00E35A1E" w:rsidRDefault="00E35A1E" w:rsidP="00836F4F">
      <w:r>
        <w:t xml:space="preserve">Heating homes, a massive consumer of energy, is moving away from oil and coal toward renewable </w:t>
      </w:r>
      <w:r w:rsidR="000358B3">
        <w:t>electricity. However</w:t>
      </w:r>
      <w:r>
        <w:t xml:space="preserve"> </w:t>
      </w:r>
      <w:r w:rsidR="00F41EE6" w:rsidRPr="003C559A">
        <w:rPr>
          <w:rFonts w:asciiTheme="minorHAnsi" w:hAnsiTheme="minorHAnsi" w:cstheme="minorHAnsi"/>
          <w:szCs w:val="24"/>
        </w:rPr>
        <w:t>It is still used as a traditional fuel for domestic cooking and space heating in some regions.</w:t>
      </w:r>
    </w:p>
    <w:p w14:paraId="40BC7028" w14:textId="77777777" w:rsidR="00E35A1E" w:rsidRDefault="00E35A1E" w:rsidP="00255D81">
      <w:r>
        <w:t>Heat Pumps: Air source and ground source (geothermal) heat pumps are leading the charge. These systems transfer heat from the outside air or ground, providing up to 3–4 times more heating energy than the electricity they consume.</w:t>
      </w:r>
    </w:p>
    <w:p w14:paraId="5358BD58" w14:textId="44F5C90D" w:rsidR="00E35A1E" w:rsidRDefault="00E35A1E" w:rsidP="00FE3E30">
      <w:r>
        <w:t>Smart Homes: In 2026, home heating systems are more connected than ever, integrating solar photovoltaic (PV) systems to generate electricity directly on the roof and storing it in batteries for use, even at night.</w:t>
      </w:r>
      <w:r w:rsidR="004A7F81">
        <w:t xml:space="preserve"> </w:t>
      </w:r>
      <w:hyperlink r:id="rId45" w:history="1">
        <w:proofErr w:type="spellStart"/>
        <w:r w:rsidR="004A7F81" w:rsidRPr="004A7F81">
          <w:rPr>
            <w:rStyle w:val="Hyperlink"/>
          </w:rPr>
          <w:t>energiewechsel</w:t>
        </w:r>
        <w:proofErr w:type="spellEnd"/>
      </w:hyperlink>
      <w:r w:rsidR="004A7F81">
        <w:t xml:space="preserve"> </w:t>
      </w:r>
    </w:p>
    <w:p w14:paraId="0E64B2BD" w14:textId="1D5C85E7" w:rsidR="00E35A1E" w:rsidRPr="00255D81" w:rsidRDefault="00E35A1E" w:rsidP="00255D81">
      <w:r>
        <w:t xml:space="preserve">The integration of power generation into transport, cooking, and heating is not just about efficiency—it is about sustainability. As we move toward 2030, this transition is lowering greenhouse gas emissions, reducing reliance on fossil fuels, and reshaping how we live. </w:t>
      </w:r>
      <w:hyperlink r:id="rId46" w:history="1">
        <w:proofErr w:type="spellStart"/>
        <w:r w:rsidR="00281176" w:rsidRPr="00281176">
          <w:rPr>
            <w:rStyle w:val="Hyperlink"/>
          </w:rPr>
          <w:t>bloomberg</w:t>
        </w:r>
        <w:proofErr w:type="spellEnd"/>
      </w:hyperlink>
    </w:p>
    <w:p w14:paraId="49E0D5B6" w14:textId="77777777" w:rsidR="00B54068" w:rsidRPr="00421892" w:rsidRDefault="00B54068" w:rsidP="00D07B86">
      <w:pPr>
        <w:spacing w:line="276" w:lineRule="auto"/>
        <w:rPr>
          <w:rFonts w:asciiTheme="majorHAnsi" w:hAnsiTheme="majorHAnsi" w:cstheme="minorHAnsi"/>
          <w:szCs w:val="24"/>
        </w:rPr>
      </w:pPr>
      <w:r w:rsidRPr="00421892">
        <w:rPr>
          <w:rFonts w:asciiTheme="majorHAnsi" w:hAnsiTheme="majorHAnsi" w:cstheme="minorHAnsi"/>
          <w:szCs w:val="24"/>
        </w:rPr>
        <w:t>Steel and Metallurgical Industry: Coking coal (metallurgical coal) is converted into coke and used as a reducing agent to smelt iron ore in blast furnaces.</w:t>
      </w:r>
    </w:p>
    <w:p w14:paraId="44B17091" w14:textId="4F0B2AB1" w:rsidR="00B54068" w:rsidRPr="00421892" w:rsidRDefault="00B54068" w:rsidP="00D07B86">
      <w:pPr>
        <w:spacing w:line="276" w:lineRule="auto"/>
        <w:rPr>
          <w:rFonts w:asciiTheme="majorHAnsi" w:hAnsiTheme="majorHAnsi" w:cstheme="minorHAnsi"/>
          <w:szCs w:val="24"/>
        </w:rPr>
      </w:pPr>
      <w:r w:rsidRPr="00421892">
        <w:rPr>
          <w:rFonts w:asciiTheme="majorHAnsi" w:hAnsiTheme="majorHAnsi" w:cstheme="minorHAnsi"/>
          <w:szCs w:val="24"/>
        </w:rPr>
        <w:t>Carbon Fiber Production: High-carbon materials derived from coal are used as precursors to manufacture low-cost, high-strength carbon fibers for aerospace, automotive, and sporting goods.</w:t>
      </w:r>
    </w:p>
    <w:p w14:paraId="1A517B1B" w14:textId="77777777" w:rsidR="00B54068" w:rsidRPr="00421892" w:rsidRDefault="00B54068" w:rsidP="00D07B86">
      <w:pPr>
        <w:spacing w:line="276" w:lineRule="auto"/>
        <w:rPr>
          <w:rFonts w:asciiTheme="majorHAnsi" w:hAnsiTheme="majorHAnsi" w:cstheme="minorHAnsi"/>
          <w:szCs w:val="24"/>
        </w:rPr>
      </w:pPr>
      <w:r w:rsidRPr="00421892">
        <w:rPr>
          <w:rFonts w:asciiTheme="majorHAnsi" w:hAnsiTheme="majorHAnsi" w:cstheme="minorHAnsi"/>
          <w:szCs w:val="24"/>
        </w:rPr>
        <w:lastRenderedPageBreak/>
        <w:t>Activated Carbon: Coal is a primary raw material for producing activated carbon, which is used for water purification, air filtration, gas processing, and in medical applications.</w:t>
      </w:r>
    </w:p>
    <w:p w14:paraId="5393E51D" w14:textId="77777777" w:rsidR="00B54068" w:rsidRPr="00421892" w:rsidRDefault="00B54068" w:rsidP="00D07B86">
      <w:pPr>
        <w:spacing w:line="276" w:lineRule="auto"/>
        <w:rPr>
          <w:rFonts w:asciiTheme="majorHAnsi" w:hAnsiTheme="majorHAnsi" w:cstheme="minorHAnsi"/>
          <w:szCs w:val="24"/>
        </w:rPr>
      </w:pPr>
      <w:r w:rsidRPr="00421892">
        <w:rPr>
          <w:rFonts w:asciiTheme="majorHAnsi" w:hAnsiTheme="majorHAnsi" w:cstheme="minorHAnsi"/>
          <w:szCs w:val="24"/>
        </w:rPr>
        <w:t xml:space="preserve">Chemical Feedstock: Coal gasification and carbonization produce synthesis gas (syngas) and coal tar, which are processed to create chemical </w:t>
      </w:r>
      <w:proofErr w:type="spellStart"/>
      <w:r w:rsidRPr="00421892">
        <w:rPr>
          <w:rFonts w:asciiTheme="majorHAnsi" w:hAnsiTheme="majorHAnsi" w:cstheme="minorHAnsi"/>
          <w:szCs w:val="24"/>
        </w:rPr>
        <w:t>feedstocks</w:t>
      </w:r>
      <w:proofErr w:type="spellEnd"/>
      <w:r w:rsidRPr="00421892">
        <w:rPr>
          <w:rFonts w:asciiTheme="majorHAnsi" w:hAnsiTheme="majorHAnsi" w:cstheme="minorHAnsi"/>
          <w:szCs w:val="24"/>
        </w:rPr>
        <w:t>. These are used to manufacture plastics, dyes, synthetic rubber, and fertilizers.</w:t>
      </w:r>
    </w:p>
    <w:p w14:paraId="5170A1CF" w14:textId="77777777" w:rsidR="00B54068" w:rsidRPr="00421892" w:rsidRDefault="00B54068" w:rsidP="00D07B86">
      <w:pPr>
        <w:spacing w:line="276" w:lineRule="auto"/>
        <w:rPr>
          <w:rFonts w:asciiTheme="majorHAnsi" w:hAnsiTheme="majorHAnsi" w:cstheme="minorHAnsi"/>
          <w:szCs w:val="24"/>
        </w:rPr>
      </w:pPr>
      <w:r w:rsidRPr="00421892">
        <w:rPr>
          <w:rFonts w:asciiTheme="majorHAnsi" w:hAnsiTheme="majorHAnsi" w:cstheme="minorHAnsi"/>
          <w:szCs w:val="24"/>
        </w:rPr>
        <w:t>Pharmaceutical Products: Coal tar by-products, such as benzene and phenol, are used in the pharmaceutical industry to manufacture products like aspirin, soap, and other medicines.</w:t>
      </w:r>
    </w:p>
    <w:p w14:paraId="6C3DB65D" w14:textId="6DFE0706" w:rsidR="007C6220" w:rsidRDefault="00B54068" w:rsidP="00D07B86">
      <w:pPr>
        <w:spacing w:line="276" w:lineRule="auto"/>
      </w:pPr>
      <w:r w:rsidRPr="00421892">
        <w:rPr>
          <w:rFonts w:asciiTheme="majorHAnsi" w:hAnsiTheme="majorHAnsi" w:cstheme="minorHAnsi"/>
          <w:szCs w:val="24"/>
        </w:rPr>
        <w:t>Other Industrial Uses: Coal by-products are used in the manufacturing of cement, paper, and silicon metal.</w:t>
      </w:r>
      <w:r w:rsidR="007C6220">
        <w:rPr>
          <w:rFonts w:asciiTheme="majorHAnsi" w:hAnsiTheme="majorHAnsi" w:cstheme="minorHAnsi"/>
          <w:szCs w:val="24"/>
        </w:rPr>
        <w:t xml:space="preserve"> </w:t>
      </w:r>
      <w:hyperlink r:id="rId47" w:history="1">
        <w:r w:rsidR="00CE44E5" w:rsidRPr="00CE44E5">
          <w:rPr>
            <w:rStyle w:val="Hyperlink"/>
            <w:rFonts w:asciiTheme="majorHAnsi" w:hAnsiTheme="majorHAnsi" w:cstheme="minorHAnsi"/>
            <w:szCs w:val="24"/>
          </w:rPr>
          <w:t xml:space="preserve">SSRN </w:t>
        </w:r>
        <w:proofErr w:type="spellStart"/>
        <w:r w:rsidR="00CE44E5" w:rsidRPr="00CE44E5">
          <w:rPr>
            <w:rStyle w:val="Hyperlink"/>
            <w:rFonts w:asciiTheme="majorHAnsi" w:hAnsiTheme="majorHAnsi" w:cstheme="minorHAnsi"/>
            <w:szCs w:val="24"/>
          </w:rPr>
          <w:t>eLibrary</w:t>
        </w:r>
        <w:proofErr w:type="spellEnd"/>
      </w:hyperlink>
    </w:p>
    <w:p w14:paraId="117F13F8" w14:textId="77777777" w:rsidR="000F7FAE" w:rsidRDefault="000F7FAE" w:rsidP="000F7FAE">
      <w:pPr>
        <w:pStyle w:val="Heading2"/>
        <w:jc w:val="center"/>
        <w:rPr>
          <w:b/>
          <w:bCs/>
          <w:i/>
          <w:iCs/>
          <w:u w:val="single"/>
        </w:rPr>
      </w:pPr>
    </w:p>
    <w:p w14:paraId="36FB0228" w14:textId="3CBF39A7" w:rsidR="00FB6AF1" w:rsidRPr="000F7FAE" w:rsidRDefault="000F7FAE" w:rsidP="000F7FAE">
      <w:pPr>
        <w:pStyle w:val="Heading2"/>
        <w:jc w:val="center"/>
        <w:rPr>
          <w:b/>
          <w:bCs/>
          <w:i/>
          <w:iCs/>
          <w:u w:val="single"/>
        </w:rPr>
      </w:pPr>
      <w:r w:rsidRPr="000F7FAE">
        <w:rPr>
          <w:b/>
          <w:bCs/>
          <w:i/>
          <w:iCs/>
          <w:u w:val="single"/>
        </w:rPr>
        <w:t>Our Environment</w:t>
      </w:r>
    </w:p>
    <w:p w14:paraId="0387B10A" w14:textId="2E9C5311" w:rsidR="00FB6AF1" w:rsidRDefault="00A468AC" w:rsidP="00D07B86">
      <w:pPr>
        <w:spacing w:line="276" w:lineRule="auto"/>
        <w:rPr>
          <w:rFonts w:asciiTheme="majorHAnsi" w:hAnsiTheme="majorHAnsi" w:cstheme="minorHAnsi"/>
          <w:szCs w:val="24"/>
        </w:rPr>
      </w:pPr>
      <w:r>
        <w:rPr>
          <w:rFonts w:asciiTheme="minorHAnsi" w:hAnsiTheme="minorHAnsi" w:cstheme="minorHAnsi"/>
          <w:noProof/>
          <w:sz w:val="28"/>
          <w:szCs w:val="28"/>
        </w:rPr>
        <w:drawing>
          <wp:anchor distT="0" distB="0" distL="114300" distR="114300" simplePos="0" relativeHeight="251658253" behindDoc="0" locked="0" layoutInCell="1" allowOverlap="1" wp14:anchorId="312767AE" wp14:editId="065DE992">
            <wp:simplePos x="0" y="0"/>
            <wp:positionH relativeFrom="column">
              <wp:posOffset>-224155</wp:posOffset>
            </wp:positionH>
            <wp:positionV relativeFrom="paragraph">
              <wp:posOffset>178435</wp:posOffset>
            </wp:positionV>
            <wp:extent cx="5616575" cy="2230755"/>
            <wp:effectExtent l="0" t="0" r="3175" b="0"/>
            <wp:wrapTopAndBottom/>
            <wp:docPr id="1680666101" name="Picture 1">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6101" name="Picture 1">
                      <a:hlinkClick r:id="rId48"/>
                    </pic:cNvPr>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6575" cy="2230755"/>
                    </a:xfrm>
                    <a:prstGeom prst="rect">
                      <a:avLst/>
                    </a:prstGeom>
                  </pic:spPr>
                </pic:pic>
              </a:graphicData>
            </a:graphic>
            <wp14:sizeRelH relativeFrom="margin">
              <wp14:pctWidth>0</wp14:pctWidth>
            </wp14:sizeRelH>
            <wp14:sizeRelV relativeFrom="margin">
              <wp14:pctHeight>0</wp14:pctHeight>
            </wp14:sizeRelV>
          </wp:anchor>
        </w:drawing>
      </w:r>
    </w:p>
    <w:p w14:paraId="66631A83" w14:textId="7B6489C8" w:rsidR="0062071D" w:rsidRDefault="0062071D" w:rsidP="00880328">
      <w:pPr>
        <w:spacing w:line="276" w:lineRule="auto"/>
        <w:rPr>
          <w:rFonts w:asciiTheme="minorHAnsi" w:hAnsiTheme="minorHAnsi" w:cstheme="minorHAnsi"/>
          <w:sz w:val="28"/>
          <w:szCs w:val="28"/>
        </w:rPr>
      </w:pPr>
    </w:p>
    <w:p w14:paraId="642CB326" w14:textId="5B06A774" w:rsidR="00552124" w:rsidRDefault="001D37E8" w:rsidP="00552124">
      <w:pPr>
        <w:spacing w:line="276" w:lineRule="auto"/>
        <w:rPr>
          <w:rFonts w:asciiTheme="minorHAnsi" w:hAnsiTheme="minorHAnsi" w:cstheme="minorHAnsi"/>
          <w:noProof/>
          <w:sz w:val="28"/>
          <w:szCs w:val="28"/>
        </w:rPr>
      </w:pPr>
      <w:r>
        <w:rPr>
          <w:rFonts w:asciiTheme="majorHAnsi" w:hAnsiTheme="majorHAnsi" w:cstheme="minorHAnsi"/>
          <w:noProof/>
          <w:szCs w:val="24"/>
        </w:rPr>
        <w:lastRenderedPageBreak/>
        <w:drawing>
          <wp:anchor distT="0" distB="0" distL="114300" distR="114300" simplePos="0" relativeHeight="251658255" behindDoc="0" locked="0" layoutInCell="1" allowOverlap="1" wp14:anchorId="243898D7" wp14:editId="64B6DF70">
            <wp:simplePos x="0" y="0"/>
            <wp:positionH relativeFrom="column">
              <wp:posOffset>-337185</wp:posOffset>
            </wp:positionH>
            <wp:positionV relativeFrom="paragraph">
              <wp:posOffset>507365</wp:posOffset>
            </wp:positionV>
            <wp:extent cx="5687695" cy="2228850"/>
            <wp:effectExtent l="0" t="0" r="8255" b="0"/>
            <wp:wrapTopAndBottom/>
            <wp:docPr id="2085634889" name="Picture 3">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34889" name="Picture 3">
                      <a:hlinkClick r:id="rId50"/>
                    </pic:cNvPr>
                    <pic:cNvPicPr/>
                  </pic:nvPicPr>
                  <pic:blipFill>
                    <a:blip r:embed="rId51">
                      <a:extLst>
                        <a:ext uri="{28A0092B-C50C-407E-A947-70E740481C1C}">
                          <a14:useLocalDpi xmlns:a14="http://schemas.microsoft.com/office/drawing/2010/main" val="0"/>
                        </a:ext>
                      </a:extLst>
                    </a:blip>
                    <a:stretch>
                      <a:fillRect/>
                    </a:stretch>
                  </pic:blipFill>
                  <pic:spPr>
                    <a:xfrm>
                      <a:off x="0" y="0"/>
                      <a:ext cx="5687695" cy="2228850"/>
                    </a:xfrm>
                    <a:prstGeom prst="rect">
                      <a:avLst/>
                    </a:prstGeom>
                  </pic:spPr>
                </pic:pic>
              </a:graphicData>
            </a:graphic>
            <wp14:sizeRelH relativeFrom="margin">
              <wp14:pctWidth>0</wp14:pctWidth>
            </wp14:sizeRelH>
            <wp14:sizeRelV relativeFrom="margin">
              <wp14:pctHeight>0</wp14:pctHeight>
            </wp14:sizeRelV>
          </wp:anchor>
        </w:drawing>
      </w:r>
    </w:p>
    <w:p w14:paraId="0B3BC52F" w14:textId="77777777" w:rsidR="001D37E8" w:rsidRDefault="001D37E8">
      <w:pPr>
        <w:spacing w:line="330" w:lineRule="atLeast"/>
        <w:rPr>
          <w:rFonts w:ascii="Arial" w:eastAsia="Times New Roman" w:hAnsi="Arial" w:cs="Arial"/>
          <w:b/>
          <w:bCs/>
          <w:sz w:val="21"/>
          <w:szCs w:val="21"/>
        </w:rPr>
        <w:sectPr w:rsidR="001D37E8" w:rsidSect="00D17456">
          <w:type w:val="continuous"/>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tbl>
      <w:tblPr>
        <w:tblW w:w="9480" w:type="dxa"/>
        <w:tblInd w:w="-656" w:type="dxa"/>
        <w:tblCellMar>
          <w:top w:w="15" w:type="dxa"/>
          <w:left w:w="15" w:type="dxa"/>
          <w:bottom w:w="15" w:type="dxa"/>
          <w:right w:w="15" w:type="dxa"/>
        </w:tblCellMar>
        <w:tblLook w:val="04A0" w:firstRow="1" w:lastRow="0" w:firstColumn="1" w:lastColumn="0" w:noHBand="0" w:noVBand="1"/>
      </w:tblPr>
      <w:tblGrid>
        <w:gridCol w:w="2510"/>
        <w:gridCol w:w="2568"/>
        <w:gridCol w:w="4402"/>
      </w:tblGrid>
      <w:tr w:rsidR="00552124" w14:paraId="03669AD1" w14:textId="77777777" w:rsidTr="007B04E3">
        <w:tc>
          <w:tcPr>
            <w:tcW w:w="0" w:type="auto"/>
            <w:tcBorders>
              <w:bottom w:val="single" w:sz="6" w:space="0" w:color="D2D2D2"/>
            </w:tcBorders>
            <w:tcMar>
              <w:top w:w="120" w:type="dxa"/>
              <w:left w:w="0" w:type="dxa"/>
              <w:bottom w:w="120" w:type="dxa"/>
              <w:right w:w="240" w:type="dxa"/>
            </w:tcMar>
            <w:hideMark/>
          </w:tcPr>
          <w:p w14:paraId="21E1A813" w14:textId="77777777" w:rsidR="00552124" w:rsidRDefault="00552124">
            <w:pPr>
              <w:spacing w:line="330" w:lineRule="atLeast"/>
              <w:rPr>
                <w:rFonts w:ascii="Arial" w:eastAsia="Times New Roman" w:hAnsi="Arial" w:cs="Arial"/>
                <w:b/>
                <w:bCs/>
                <w:sz w:val="21"/>
                <w:szCs w:val="21"/>
              </w:rPr>
            </w:pPr>
            <w:r>
              <w:rPr>
                <w:rFonts w:ascii="Arial" w:eastAsia="Times New Roman" w:hAnsi="Arial" w:cs="Arial"/>
                <w:b/>
                <w:bCs/>
                <w:sz w:val="21"/>
                <w:szCs w:val="21"/>
              </w:rPr>
              <w:lastRenderedPageBreak/>
              <w:t>Impact Metric</w:t>
            </w:r>
            <w:r>
              <w:rPr>
                <w:rStyle w:val="vkekvd"/>
                <w:rFonts w:ascii="Arial" w:eastAsia="Times New Roman" w:hAnsi="Arial" w:cs="Arial"/>
                <w:b/>
                <w:bCs/>
                <w:sz w:val="21"/>
                <w:szCs w:val="21"/>
              </w:rPr>
              <w:t> </w:t>
            </w:r>
          </w:p>
        </w:tc>
        <w:tc>
          <w:tcPr>
            <w:tcW w:w="0" w:type="auto"/>
            <w:tcBorders>
              <w:bottom w:val="single" w:sz="6" w:space="0" w:color="D2D2D2"/>
            </w:tcBorders>
            <w:tcMar>
              <w:top w:w="120" w:type="dxa"/>
              <w:left w:w="0" w:type="dxa"/>
              <w:bottom w:w="120" w:type="dxa"/>
              <w:right w:w="240" w:type="dxa"/>
            </w:tcMar>
            <w:hideMark/>
          </w:tcPr>
          <w:p w14:paraId="68F9B0A0" w14:textId="647C80CD" w:rsidR="00552124" w:rsidRDefault="00552124">
            <w:pPr>
              <w:spacing w:line="330" w:lineRule="atLeast"/>
              <w:rPr>
                <w:rFonts w:ascii="Arial" w:eastAsia="Times New Roman" w:hAnsi="Arial" w:cs="Arial"/>
                <w:b/>
                <w:bCs/>
                <w:sz w:val="21"/>
                <w:szCs w:val="21"/>
              </w:rPr>
            </w:pPr>
            <w:r>
              <w:rPr>
                <w:rFonts w:ascii="Arial" w:eastAsia="Times New Roman" w:hAnsi="Arial" w:cs="Arial"/>
                <w:b/>
                <w:bCs/>
                <w:sz w:val="21"/>
                <w:szCs w:val="21"/>
              </w:rPr>
              <w:t>Key Data Point</w:t>
            </w:r>
          </w:p>
        </w:tc>
        <w:tc>
          <w:tcPr>
            <w:tcW w:w="0" w:type="auto"/>
            <w:tcBorders>
              <w:bottom w:val="single" w:sz="6" w:space="0" w:color="D2D2D2"/>
            </w:tcBorders>
            <w:tcMar>
              <w:top w:w="120" w:type="dxa"/>
              <w:left w:w="0" w:type="dxa"/>
              <w:bottom w:w="120" w:type="dxa"/>
              <w:right w:w="0" w:type="dxa"/>
            </w:tcMar>
            <w:hideMark/>
          </w:tcPr>
          <w:p w14:paraId="4DF9CE27" w14:textId="77777777" w:rsidR="00552124" w:rsidRDefault="00552124">
            <w:pPr>
              <w:spacing w:line="330" w:lineRule="atLeast"/>
              <w:rPr>
                <w:rFonts w:ascii="Arial" w:eastAsia="Times New Roman" w:hAnsi="Arial" w:cs="Arial"/>
                <w:b/>
                <w:bCs/>
                <w:sz w:val="21"/>
                <w:szCs w:val="21"/>
              </w:rPr>
            </w:pPr>
            <w:r>
              <w:rPr>
                <w:rFonts w:ascii="Arial" w:eastAsia="Times New Roman" w:hAnsi="Arial" w:cs="Arial"/>
                <w:b/>
                <w:bCs/>
                <w:sz w:val="21"/>
                <w:szCs w:val="21"/>
              </w:rPr>
              <w:t>Trend / Detail</w:t>
            </w:r>
          </w:p>
        </w:tc>
      </w:tr>
      <w:tr w:rsidR="00552124" w14:paraId="33533E46" w14:textId="77777777" w:rsidTr="007B04E3">
        <w:tc>
          <w:tcPr>
            <w:tcW w:w="0" w:type="auto"/>
            <w:tcBorders>
              <w:bottom w:val="single" w:sz="6" w:space="0" w:color="D2D2D2"/>
            </w:tcBorders>
            <w:tcMar>
              <w:top w:w="180" w:type="dxa"/>
              <w:left w:w="0" w:type="dxa"/>
              <w:bottom w:w="180" w:type="dxa"/>
              <w:right w:w="240" w:type="dxa"/>
            </w:tcMar>
            <w:hideMark/>
          </w:tcPr>
          <w:p w14:paraId="124E05F1" w14:textId="77777777" w:rsidR="00552124" w:rsidRDefault="00552124">
            <w:pPr>
              <w:spacing w:line="330" w:lineRule="atLeast"/>
              <w:rPr>
                <w:rStyle w:val="dtet0b"/>
                <w:color w:val="0A0A0A"/>
                <w:szCs w:val="24"/>
              </w:rPr>
            </w:pPr>
            <w:r>
              <w:rPr>
                <w:rStyle w:val="Strong"/>
                <w:rFonts w:ascii="Arial" w:eastAsia="Times New Roman" w:hAnsi="Arial" w:cs="Arial"/>
                <w:color w:val="0A0A0A"/>
                <w:sz w:val="21"/>
                <w:szCs w:val="21"/>
              </w:rPr>
              <w:t>Global </w:t>
            </w:r>
          </w:p>
          <w:p w14:paraId="5646A300" w14:textId="77777777" w:rsidR="00552124" w:rsidRDefault="00552124">
            <w:pPr>
              <w:spacing w:line="330" w:lineRule="atLeast"/>
            </w:pPr>
            <w:r>
              <w:rPr>
                <w:rFonts w:ascii="Arial" w:eastAsia="Times New Roman" w:hAnsi="Arial" w:cs="Arial"/>
                <w:b/>
                <w:bCs/>
                <w:noProof/>
                <w:color w:val="0A0A0A"/>
              </w:rPr>
              <w:drawing>
                <wp:inline distT="0" distB="0" distL="0" distR="0" wp14:anchorId="5A2F39C4" wp14:editId="60C8015F">
                  <wp:extent cx="11430" cy="11430"/>
                  <wp:effectExtent l="0" t="0" r="0" b="0"/>
                  <wp:docPr id="531695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p>
          <w:p w14:paraId="58B54FF3" w14:textId="0D544B5A" w:rsidR="00552124" w:rsidRPr="00DC7B54" w:rsidRDefault="00552124" w:rsidP="00DC7B54">
            <w:pPr>
              <w:spacing w:line="330" w:lineRule="atLeast"/>
              <w:rPr>
                <w:rFonts w:ascii="Arial" w:eastAsia="Times New Roman" w:hAnsi="Arial" w:cs="Arial"/>
                <w:b/>
                <w:bCs/>
                <w:color w:val="0A0A0A"/>
              </w:rPr>
            </w:pPr>
            <w:r>
              <w:rPr>
                <w:rFonts w:ascii="Arial" w:eastAsia="Times New Roman" w:hAnsi="Arial" w:cs="Arial"/>
                <w:b/>
                <w:bCs/>
                <w:color w:val="0A0A0A"/>
              </w:rPr>
              <w:t>CO2</w:t>
            </w:r>
            <w:r>
              <w:rPr>
                <w:rStyle w:val="Strong"/>
                <w:rFonts w:ascii="Arial" w:eastAsia="Times New Roman" w:hAnsi="Arial" w:cs="Arial"/>
                <w:color w:val="0A0A0A"/>
                <w:sz w:val="21"/>
                <w:szCs w:val="21"/>
              </w:rPr>
              <w:t>Emissions</w:t>
            </w:r>
          </w:p>
        </w:tc>
        <w:tc>
          <w:tcPr>
            <w:tcW w:w="0" w:type="auto"/>
            <w:tcBorders>
              <w:bottom w:val="single" w:sz="6" w:space="0" w:color="D2D2D2"/>
            </w:tcBorders>
            <w:tcMar>
              <w:top w:w="180" w:type="dxa"/>
              <w:left w:w="0" w:type="dxa"/>
              <w:bottom w:w="180" w:type="dxa"/>
              <w:right w:w="240" w:type="dxa"/>
            </w:tcMar>
            <w:hideMark/>
          </w:tcPr>
          <w:p w14:paraId="3EC8F060" w14:textId="77777777" w:rsidR="00552124" w:rsidRDefault="00552124">
            <w:pPr>
              <w:spacing w:line="330" w:lineRule="atLeast"/>
              <w:rPr>
                <w:rStyle w:val="dtet0b"/>
                <w:szCs w:val="24"/>
              </w:rPr>
            </w:pPr>
            <w:r>
              <w:rPr>
                <w:rFonts w:ascii="Arial" w:eastAsia="Times New Roman" w:hAnsi="Arial" w:cs="Arial"/>
                <w:color w:val="0A0A0A"/>
                <w:sz w:val="21"/>
                <w:szCs w:val="21"/>
              </w:rPr>
              <w:t>38.1 Gt </w:t>
            </w:r>
          </w:p>
          <w:p w14:paraId="3DBA5736" w14:textId="77777777" w:rsidR="00552124" w:rsidRDefault="00552124">
            <w:pPr>
              <w:spacing w:line="330" w:lineRule="atLeast"/>
            </w:pPr>
            <w:r>
              <w:rPr>
                <w:rFonts w:ascii="Arial" w:eastAsia="Times New Roman" w:hAnsi="Arial" w:cs="Arial"/>
                <w:noProof/>
                <w:color w:val="0A0A0A"/>
              </w:rPr>
              <w:drawing>
                <wp:inline distT="0" distB="0" distL="0" distR="0" wp14:anchorId="73E98C4D" wp14:editId="61B84A4D">
                  <wp:extent cx="11430" cy="11430"/>
                  <wp:effectExtent l="0" t="0" r="0" b="0"/>
                  <wp:docPr id="1243139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p>
          <w:p w14:paraId="30B07F45" w14:textId="1A752223" w:rsidR="00552124" w:rsidRDefault="00552124">
            <w:pPr>
              <w:spacing w:line="330" w:lineRule="atLeast"/>
              <w:rPr>
                <w:rFonts w:ascii="Arial" w:eastAsia="Times New Roman" w:hAnsi="Arial" w:cs="Arial"/>
                <w:color w:val="0A0A0A"/>
              </w:rPr>
            </w:pPr>
            <w:r>
              <w:rPr>
                <w:rFonts w:ascii="Arial" w:eastAsia="Times New Roman" w:hAnsi="Arial" w:cs="Arial"/>
                <w:color w:val="0A0A0A"/>
              </w:rPr>
              <w:t>CO2</w:t>
            </w:r>
            <w:r w:rsidR="004A67D9">
              <w:rPr>
                <w:rFonts w:ascii="Arial" w:eastAsia="Times New Roman" w:hAnsi="Arial" w:cs="Arial"/>
                <w:color w:val="0A0A0A"/>
              </w:rPr>
              <w:t>(2025</w:t>
            </w:r>
            <w:r w:rsidR="00DC7B54">
              <w:rPr>
                <w:rFonts w:ascii="Arial" w:eastAsia="Times New Roman" w:hAnsi="Arial" w:cs="Arial"/>
                <w:color w:val="0A0A0A"/>
              </w:rPr>
              <w:t>)</w:t>
            </w:r>
          </w:p>
          <w:p w14:paraId="7E0F4CEF" w14:textId="180B453D"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w:t>
            </w:r>
          </w:p>
        </w:tc>
        <w:tc>
          <w:tcPr>
            <w:tcW w:w="0" w:type="auto"/>
            <w:tcBorders>
              <w:bottom w:val="single" w:sz="6" w:space="0" w:color="D2D2D2"/>
            </w:tcBorders>
            <w:tcMar>
              <w:top w:w="180" w:type="dxa"/>
              <w:left w:w="0" w:type="dxa"/>
              <w:bottom w:w="180" w:type="dxa"/>
              <w:right w:w="0" w:type="dxa"/>
            </w:tcMar>
            <w:hideMark/>
          </w:tcPr>
          <w:p w14:paraId="2C0768FB"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Record high; +1.1% over 2024</w:t>
            </w:r>
          </w:p>
        </w:tc>
      </w:tr>
      <w:tr w:rsidR="00552124" w14:paraId="371DC2E8" w14:textId="77777777" w:rsidTr="007B04E3">
        <w:tc>
          <w:tcPr>
            <w:tcW w:w="0" w:type="auto"/>
            <w:tcBorders>
              <w:bottom w:val="single" w:sz="6" w:space="0" w:color="D2D2D2"/>
            </w:tcBorders>
            <w:tcMar>
              <w:top w:w="180" w:type="dxa"/>
              <w:left w:w="0" w:type="dxa"/>
              <w:bottom w:w="180" w:type="dxa"/>
              <w:right w:w="240" w:type="dxa"/>
            </w:tcMar>
            <w:hideMark/>
          </w:tcPr>
          <w:p w14:paraId="1B88DC26" w14:textId="77777777" w:rsidR="00552124" w:rsidRDefault="00552124">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Primary Energy Share</w:t>
            </w:r>
          </w:p>
        </w:tc>
        <w:tc>
          <w:tcPr>
            <w:tcW w:w="0" w:type="auto"/>
            <w:tcBorders>
              <w:bottom w:val="single" w:sz="6" w:space="0" w:color="D2D2D2"/>
            </w:tcBorders>
            <w:tcMar>
              <w:top w:w="180" w:type="dxa"/>
              <w:left w:w="0" w:type="dxa"/>
              <w:bottom w:w="180" w:type="dxa"/>
              <w:right w:w="240" w:type="dxa"/>
            </w:tcMar>
            <w:hideMark/>
          </w:tcPr>
          <w:p w14:paraId="6C7253AD"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~80% (2024)</w:t>
            </w:r>
          </w:p>
        </w:tc>
        <w:tc>
          <w:tcPr>
            <w:tcW w:w="0" w:type="auto"/>
            <w:tcBorders>
              <w:bottom w:val="single" w:sz="6" w:space="0" w:color="D2D2D2"/>
            </w:tcBorders>
            <w:tcMar>
              <w:top w:w="180" w:type="dxa"/>
              <w:left w:w="0" w:type="dxa"/>
              <w:bottom w:w="180" w:type="dxa"/>
              <w:right w:w="0" w:type="dxa"/>
            </w:tcMar>
            <w:hideMark/>
          </w:tcPr>
          <w:p w14:paraId="790104B0"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Remains dominant energy source</w:t>
            </w:r>
          </w:p>
        </w:tc>
      </w:tr>
      <w:tr w:rsidR="00552124" w14:paraId="2553CD6D" w14:textId="77777777" w:rsidTr="007B04E3">
        <w:tc>
          <w:tcPr>
            <w:tcW w:w="0" w:type="auto"/>
            <w:tcBorders>
              <w:bottom w:val="single" w:sz="6" w:space="0" w:color="D2D2D2"/>
            </w:tcBorders>
            <w:tcMar>
              <w:top w:w="180" w:type="dxa"/>
              <w:left w:w="0" w:type="dxa"/>
              <w:bottom w:w="180" w:type="dxa"/>
              <w:right w:w="240" w:type="dxa"/>
            </w:tcMar>
            <w:hideMark/>
          </w:tcPr>
          <w:p w14:paraId="0BCB1893" w14:textId="77777777" w:rsidR="00552124" w:rsidRDefault="00552124">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Global Warming Cause</w:t>
            </w:r>
          </w:p>
        </w:tc>
        <w:tc>
          <w:tcPr>
            <w:tcW w:w="0" w:type="auto"/>
            <w:tcBorders>
              <w:bottom w:val="single" w:sz="6" w:space="0" w:color="D2D2D2"/>
            </w:tcBorders>
            <w:tcMar>
              <w:top w:w="180" w:type="dxa"/>
              <w:left w:w="0" w:type="dxa"/>
              <w:bottom w:w="180" w:type="dxa"/>
              <w:right w:w="240" w:type="dxa"/>
            </w:tcMar>
            <w:hideMark/>
          </w:tcPr>
          <w:p w14:paraId="097A6E29"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&gt;68% of GHG emissions</w:t>
            </w:r>
          </w:p>
        </w:tc>
        <w:tc>
          <w:tcPr>
            <w:tcW w:w="0" w:type="auto"/>
            <w:tcBorders>
              <w:bottom w:val="single" w:sz="6" w:space="0" w:color="D2D2D2"/>
            </w:tcBorders>
            <w:tcMar>
              <w:top w:w="180" w:type="dxa"/>
              <w:left w:w="0" w:type="dxa"/>
              <w:bottom w:w="180" w:type="dxa"/>
              <w:right w:w="0" w:type="dxa"/>
            </w:tcMar>
            <w:hideMark/>
          </w:tcPr>
          <w:p w14:paraId="38E0DB8F"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Primary driver of 1.22°C human-induced warming</w:t>
            </w:r>
          </w:p>
        </w:tc>
      </w:tr>
      <w:tr w:rsidR="00552124" w14:paraId="65574EAA" w14:textId="77777777" w:rsidTr="007B04E3">
        <w:tc>
          <w:tcPr>
            <w:tcW w:w="0" w:type="auto"/>
            <w:tcBorders>
              <w:bottom w:val="single" w:sz="6" w:space="0" w:color="D2D2D2"/>
            </w:tcBorders>
            <w:tcMar>
              <w:top w:w="180" w:type="dxa"/>
              <w:left w:w="0" w:type="dxa"/>
              <w:bottom w:w="180" w:type="dxa"/>
              <w:right w:w="240" w:type="dxa"/>
            </w:tcMar>
            <w:hideMark/>
          </w:tcPr>
          <w:p w14:paraId="1AFC8539" w14:textId="1D6C16C3" w:rsidR="00552124" w:rsidRDefault="00552124">
            <w:pPr>
              <w:spacing w:line="330" w:lineRule="atLeast"/>
              <w:rPr>
                <w:rStyle w:val="dtet0b"/>
                <w:b/>
                <w:bCs/>
                <w:szCs w:val="24"/>
              </w:rPr>
            </w:pPr>
            <w:r>
              <w:rPr>
                <w:rStyle w:val="Strong"/>
                <w:rFonts w:ascii="Arial" w:eastAsia="Times New Roman" w:hAnsi="Arial" w:cs="Arial"/>
                <w:color w:val="0A0A0A"/>
                <w:sz w:val="21"/>
                <w:szCs w:val="21"/>
              </w:rPr>
              <w:t>Atmospheric </w:t>
            </w:r>
            <w:r w:rsidR="00456087">
              <w:rPr>
                <w:rStyle w:val="Strong"/>
                <w:rFonts w:ascii="Arial" w:eastAsia="Times New Roman" w:hAnsi="Arial" w:cs="Arial"/>
                <w:color w:val="0A0A0A"/>
                <w:sz w:val="21"/>
                <w:szCs w:val="21"/>
              </w:rPr>
              <w:t>CO2</w:t>
            </w:r>
          </w:p>
          <w:p w14:paraId="74D91432" w14:textId="63B4A4E2" w:rsidR="00552124" w:rsidRPr="00456087" w:rsidRDefault="00552124" w:rsidP="00456087">
            <w:pPr>
              <w:spacing w:line="330" w:lineRule="atLeast"/>
            </w:pPr>
            <w:r>
              <w:rPr>
                <w:rFonts w:ascii="Arial" w:eastAsia="Times New Roman" w:hAnsi="Arial" w:cs="Arial"/>
                <w:b/>
                <w:bCs/>
                <w:noProof/>
                <w:color w:val="0A0A0A"/>
              </w:rPr>
              <w:drawing>
                <wp:inline distT="0" distB="0" distL="0" distR="0" wp14:anchorId="76074E33" wp14:editId="114FFFC1">
                  <wp:extent cx="11430" cy="11430"/>
                  <wp:effectExtent l="0" t="0" r="0" b="0"/>
                  <wp:docPr id="994419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p>
        </w:tc>
        <w:tc>
          <w:tcPr>
            <w:tcW w:w="0" w:type="auto"/>
            <w:tcBorders>
              <w:bottom w:val="single" w:sz="6" w:space="0" w:color="D2D2D2"/>
            </w:tcBorders>
            <w:tcMar>
              <w:top w:w="180" w:type="dxa"/>
              <w:left w:w="0" w:type="dxa"/>
              <w:bottom w:w="180" w:type="dxa"/>
              <w:right w:w="240" w:type="dxa"/>
            </w:tcMar>
            <w:hideMark/>
          </w:tcPr>
          <w:p w14:paraId="46E8C67D"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~422.5 ppm (2024)</w:t>
            </w:r>
          </w:p>
        </w:tc>
        <w:tc>
          <w:tcPr>
            <w:tcW w:w="0" w:type="auto"/>
            <w:tcBorders>
              <w:bottom w:val="single" w:sz="6" w:space="0" w:color="D2D2D2"/>
            </w:tcBorders>
            <w:tcMar>
              <w:top w:w="180" w:type="dxa"/>
              <w:left w:w="0" w:type="dxa"/>
              <w:bottom w:w="180" w:type="dxa"/>
              <w:right w:w="0" w:type="dxa"/>
            </w:tcMar>
            <w:hideMark/>
          </w:tcPr>
          <w:p w14:paraId="6B137AB4"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50% higher than pre-industrial levels</w:t>
            </w:r>
          </w:p>
        </w:tc>
      </w:tr>
      <w:tr w:rsidR="00552124" w14:paraId="0AC5ABED" w14:textId="77777777" w:rsidTr="007B04E3">
        <w:tc>
          <w:tcPr>
            <w:tcW w:w="0" w:type="auto"/>
            <w:tcBorders>
              <w:bottom w:val="single" w:sz="6" w:space="0" w:color="D2D2D2"/>
            </w:tcBorders>
            <w:tcMar>
              <w:top w:w="180" w:type="dxa"/>
              <w:left w:w="0" w:type="dxa"/>
              <w:bottom w:w="180" w:type="dxa"/>
              <w:right w:w="240" w:type="dxa"/>
            </w:tcMar>
            <w:hideMark/>
          </w:tcPr>
          <w:p w14:paraId="6171B296" w14:textId="77777777" w:rsidR="00552124" w:rsidRDefault="00552124">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Premature Deaths</w:t>
            </w:r>
          </w:p>
        </w:tc>
        <w:tc>
          <w:tcPr>
            <w:tcW w:w="0" w:type="auto"/>
            <w:tcBorders>
              <w:bottom w:val="single" w:sz="6" w:space="0" w:color="D2D2D2"/>
            </w:tcBorders>
            <w:tcMar>
              <w:top w:w="180" w:type="dxa"/>
              <w:left w:w="0" w:type="dxa"/>
              <w:bottom w:w="180" w:type="dxa"/>
              <w:right w:w="240" w:type="dxa"/>
            </w:tcMar>
            <w:hideMark/>
          </w:tcPr>
          <w:p w14:paraId="61DD14BC"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~8.7 million/year (2018)</w:t>
            </w:r>
          </w:p>
        </w:tc>
        <w:tc>
          <w:tcPr>
            <w:tcW w:w="0" w:type="auto"/>
            <w:tcBorders>
              <w:bottom w:val="single" w:sz="6" w:space="0" w:color="D2D2D2"/>
            </w:tcBorders>
            <w:tcMar>
              <w:top w:w="180" w:type="dxa"/>
              <w:left w:w="0" w:type="dxa"/>
              <w:bottom w:w="180" w:type="dxa"/>
              <w:right w:w="0" w:type="dxa"/>
            </w:tcMar>
            <w:hideMark/>
          </w:tcPr>
          <w:p w14:paraId="79714DE1"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~1 in 5 deaths linked to air pollution</w:t>
            </w:r>
          </w:p>
        </w:tc>
      </w:tr>
      <w:tr w:rsidR="00552124" w14:paraId="68725CBA" w14:textId="77777777" w:rsidTr="007B04E3">
        <w:tc>
          <w:tcPr>
            <w:tcW w:w="0" w:type="auto"/>
            <w:tcBorders>
              <w:bottom w:val="single" w:sz="6" w:space="0" w:color="D2D2D2"/>
            </w:tcBorders>
            <w:tcMar>
              <w:top w:w="180" w:type="dxa"/>
              <w:left w:w="0" w:type="dxa"/>
              <w:bottom w:w="180" w:type="dxa"/>
              <w:right w:w="240" w:type="dxa"/>
            </w:tcMar>
            <w:hideMark/>
          </w:tcPr>
          <w:p w14:paraId="5C6147E3" w14:textId="77777777" w:rsidR="00552124" w:rsidRDefault="00552124">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Ocean Acidification</w:t>
            </w:r>
          </w:p>
        </w:tc>
        <w:tc>
          <w:tcPr>
            <w:tcW w:w="0" w:type="auto"/>
            <w:tcBorders>
              <w:bottom w:val="single" w:sz="6" w:space="0" w:color="D2D2D2"/>
            </w:tcBorders>
            <w:tcMar>
              <w:top w:w="180" w:type="dxa"/>
              <w:left w:w="0" w:type="dxa"/>
              <w:bottom w:w="180" w:type="dxa"/>
              <w:right w:w="240" w:type="dxa"/>
            </w:tcMar>
            <w:hideMark/>
          </w:tcPr>
          <w:p w14:paraId="1B0FB06D"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30% increase (150 years)</w:t>
            </w:r>
          </w:p>
        </w:tc>
        <w:tc>
          <w:tcPr>
            <w:tcW w:w="0" w:type="auto"/>
            <w:tcBorders>
              <w:bottom w:val="single" w:sz="6" w:space="0" w:color="D2D2D2"/>
            </w:tcBorders>
            <w:tcMar>
              <w:top w:w="180" w:type="dxa"/>
              <w:left w:w="0" w:type="dxa"/>
              <w:bottom w:w="180" w:type="dxa"/>
              <w:right w:w="0" w:type="dxa"/>
            </w:tcMar>
            <w:hideMark/>
          </w:tcPr>
          <w:p w14:paraId="43EFFAB9"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Reduced ocean pH, threatens marine life</w:t>
            </w:r>
          </w:p>
        </w:tc>
      </w:tr>
      <w:tr w:rsidR="00552124" w14:paraId="1EB530EE" w14:textId="77777777" w:rsidTr="007B04E3">
        <w:trPr>
          <w:trHeight w:val="704"/>
        </w:trPr>
        <w:tc>
          <w:tcPr>
            <w:tcW w:w="0" w:type="auto"/>
            <w:tcBorders>
              <w:bottom w:val="nil"/>
            </w:tcBorders>
            <w:tcMar>
              <w:top w:w="180" w:type="dxa"/>
              <w:left w:w="0" w:type="dxa"/>
              <w:bottom w:w="180" w:type="dxa"/>
              <w:right w:w="240" w:type="dxa"/>
            </w:tcMar>
            <w:hideMark/>
          </w:tcPr>
          <w:p w14:paraId="065C3D64" w14:textId="77777777" w:rsidR="00552124" w:rsidRDefault="00552124">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Deforestation Link</w:t>
            </w:r>
          </w:p>
        </w:tc>
        <w:tc>
          <w:tcPr>
            <w:tcW w:w="0" w:type="auto"/>
            <w:tcBorders>
              <w:bottom w:val="nil"/>
            </w:tcBorders>
            <w:tcMar>
              <w:top w:w="180" w:type="dxa"/>
              <w:left w:w="0" w:type="dxa"/>
              <w:bottom w:w="180" w:type="dxa"/>
              <w:right w:w="240" w:type="dxa"/>
            </w:tcMar>
            <w:hideMark/>
          </w:tcPr>
          <w:p w14:paraId="1BABD56F" w14:textId="77777777" w:rsidR="00552124" w:rsidRDefault="00552124">
            <w:pPr>
              <w:spacing w:line="330" w:lineRule="atLeast"/>
              <w:rPr>
                <w:rStyle w:val="dtet0b"/>
                <w:szCs w:val="24"/>
              </w:rPr>
            </w:pPr>
            <w:r>
              <w:rPr>
                <w:rFonts w:ascii="Arial" w:eastAsia="Times New Roman" w:hAnsi="Arial" w:cs="Arial"/>
                <w:color w:val="0A0A0A"/>
                <w:sz w:val="21"/>
                <w:szCs w:val="21"/>
              </w:rPr>
              <w:t>5 billion tons </w:t>
            </w:r>
          </w:p>
          <w:p w14:paraId="67494E7F" w14:textId="4CEF6265" w:rsidR="00552124" w:rsidRPr="00A005CD" w:rsidRDefault="00552124" w:rsidP="00A005CD">
            <w:pPr>
              <w:spacing w:line="330" w:lineRule="atLeast"/>
            </w:pPr>
            <w:r>
              <w:rPr>
                <w:rFonts w:ascii="Arial" w:eastAsia="Times New Roman" w:hAnsi="Arial" w:cs="Arial"/>
                <w:noProof/>
                <w:color w:val="0A0A0A"/>
              </w:rPr>
              <w:drawing>
                <wp:inline distT="0" distB="0" distL="0" distR="0" wp14:anchorId="451340F1" wp14:editId="0EAF2F60">
                  <wp:extent cx="11430" cy="11430"/>
                  <wp:effectExtent l="0" t="0" r="0" b="0"/>
                  <wp:docPr id="1442958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Pr>
                <w:rFonts w:ascii="Arial" w:eastAsia="Times New Roman" w:hAnsi="Arial" w:cs="Arial"/>
                <w:color w:val="0A0A0A"/>
              </w:rPr>
              <w:t>CO2</w:t>
            </w:r>
            <w:r>
              <w:rPr>
                <w:rFonts w:ascii="Arial" w:eastAsia="Times New Roman" w:hAnsi="Arial" w:cs="Arial"/>
                <w:color w:val="0A0A0A"/>
                <w:sz w:val="21"/>
                <w:szCs w:val="21"/>
              </w:rPr>
              <w:t>/year</w:t>
            </w:r>
          </w:p>
        </w:tc>
        <w:tc>
          <w:tcPr>
            <w:tcW w:w="0" w:type="auto"/>
            <w:tcBorders>
              <w:bottom w:val="nil"/>
            </w:tcBorders>
            <w:tcMar>
              <w:top w:w="180" w:type="dxa"/>
              <w:left w:w="0" w:type="dxa"/>
              <w:bottom w:w="180" w:type="dxa"/>
              <w:right w:w="0" w:type="dxa"/>
            </w:tcMar>
            <w:hideMark/>
          </w:tcPr>
          <w:p w14:paraId="02555547" w14:textId="77777777" w:rsidR="00552124" w:rsidRDefault="00552124">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~10% of annual human emissions</w:t>
            </w:r>
          </w:p>
        </w:tc>
      </w:tr>
    </w:tbl>
    <w:p w14:paraId="2822CD6B" w14:textId="77777777" w:rsidR="00552124" w:rsidRDefault="00552124">
      <w:pPr>
        <w:spacing w:line="240" w:lineRule="auto"/>
        <w:rPr>
          <w:rFonts w:ascii="Arial" w:eastAsia="Times New Roman" w:hAnsi="Arial" w:cs="Arial"/>
          <w:szCs w:val="24"/>
        </w:rPr>
      </w:pPr>
      <w:r>
        <w:rPr>
          <w:rFonts w:eastAsia="Times New Roman"/>
          <w:noProof/>
        </w:rPr>
        <mc:AlternateContent>
          <mc:Choice Requires="wps">
            <w:drawing>
              <wp:inline distT="0" distB="0" distL="0" distR="0" wp14:anchorId="71B936D6" wp14:editId="69799C16">
                <wp:extent cx="5230495" cy="4445"/>
                <wp:effectExtent l="0" t="31750" r="0" b="36830"/>
                <wp:docPr id="136850335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0A0A0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5E674C1" id="Rectangle 1" o:spid="_x0000_s1026" style="width:411.8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" fillcolor="#0a0a0a" stroked="f">
                <w10:anchorlock/>
              </v:rect>
            </w:pict>
          </mc:Fallback>
        </mc:AlternateContent>
      </w:r>
    </w:p>
    <w:p w14:paraId="1F61BE83" w14:textId="04CE5541" w:rsidR="00D1209D" w:rsidRDefault="003957E7" w:rsidP="00552124">
      <w:pPr>
        <w:spacing w:line="276" w:lineRule="auto"/>
        <w:rPr>
          <w:rFonts w:asciiTheme="minorHAnsi" w:hAnsiTheme="minorHAnsi" w:cstheme="minorHAnsi"/>
          <w:sz w:val="28"/>
          <w:szCs w:val="28"/>
        </w:rPr>
      </w:pPr>
      <w:r>
        <w:rPr>
          <w:rFonts w:asciiTheme="minorHAnsi" w:hAnsiTheme="minorHAnsi" w:cstheme="minorHAnsi"/>
          <w:noProof/>
          <w:sz w:val="28"/>
          <w:szCs w:val="28"/>
        </w:rPr>
        <w:lastRenderedPageBreak/>
        <w:drawing>
          <wp:anchor distT="0" distB="0" distL="114300" distR="114300" simplePos="0" relativeHeight="251658252" behindDoc="0" locked="0" layoutInCell="1" allowOverlap="1" wp14:anchorId="3CAC57BC" wp14:editId="4A46AA7B">
            <wp:simplePos x="0" y="0"/>
            <wp:positionH relativeFrom="column">
              <wp:posOffset>-5715</wp:posOffset>
            </wp:positionH>
            <wp:positionV relativeFrom="paragraph">
              <wp:posOffset>0</wp:posOffset>
            </wp:positionV>
            <wp:extent cx="5230495" cy="2941955"/>
            <wp:effectExtent l="0" t="0" r="8255" b="0"/>
            <wp:wrapTopAndBottom/>
            <wp:docPr id="135013461" name="Picture 1">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3461" name="Picture 1">
                      <a:hlinkClick r:id="rId52"/>
                    </pic:cNvPr>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30495" cy="2941955"/>
                    </a:xfrm>
                    <a:prstGeom prst="rect">
                      <a:avLst/>
                    </a:prstGeom>
                  </pic:spPr>
                </pic:pic>
              </a:graphicData>
            </a:graphic>
          </wp:anchor>
        </w:drawing>
      </w:r>
      <w:r w:rsidR="003E56B4">
        <w:rPr>
          <w:rFonts w:asciiTheme="minorHAnsi" w:hAnsiTheme="minorHAnsi" w:cstheme="minorHAnsi"/>
          <w:sz w:val="28"/>
          <w:szCs w:val="28"/>
        </w:rPr>
        <w:t>Greenhouse Effect &amp; Global Warming: The accumulation of carbon dioxide (</w:t>
      </w:r>
      <w:r w:rsidR="00D974E8">
        <w:rPr>
          <w:rFonts w:asciiTheme="minorHAnsi" w:hAnsiTheme="minorHAnsi" w:cstheme="minorHAnsi"/>
          <w:sz w:val="28"/>
          <w:szCs w:val="28"/>
        </w:rPr>
        <w:t>CO2</w:t>
      </w:r>
      <w:r w:rsidR="003E56B4">
        <w:rPr>
          <w:rFonts w:asciiTheme="minorHAnsi" w:hAnsiTheme="minorHAnsi" w:cstheme="minorHAnsi"/>
          <w:sz w:val="28"/>
          <w:szCs w:val="28"/>
        </w:rPr>
        <w:t>), methane (</w:t>
      </w:r>
      <w:r w:rsidR="00F36ECF">
        <w:rPr>
          <w:rFonts w:asciiTheme="minorHAnsi" w:hAnsiTheme="minorHAnsi" w:cstheme="minorHAnsi"/>
          <w:sz w:val="28"/>
          <w:szCs w:val="28"/>
        </w:rPr>
        <w:t>CH4</w:t>
      </w:r>
      <w:r w:rsidR="003E56B4">
        <w:rPr>
          <w:rFonts w:asciiTheme="minorHAnsi" w:hAnsiTheme="minorHAnsi" w:cstheme="minorHAnsi"/>
          <w:sz w:val="28"/>
          <w:szCs w:val="28"/>
        </w:rPr>
        <w:t xml:space="preserve">), and water vapor traps sun heat in the atmosphere, accelerating global warming. The Earth has warmed by </w:t>
      </w:r>
    </w:p>
    <w:p w14:paraId="59BD5D96" w14:textId="25F62AB7" w:rsidR="00E3664F" w:rsidRDefault="003E56B4" w:rsidP="00A67F20">
      <w:pPr>
        <w:spacing w:line="276" w:lineRule="auto"/>
        <w:rPr>
          <w:rFonts w:asciiTheme="minorHAnsi" w:hAnsiTheme="minorHAnsi" w:cstheme="minorHAnsi"/>
          <w:sz w:val="28"/>
          <w:szCs w:val="28"/>
        </w:rPr>
      </w:pPr>
      <w:r>
        <w:rPr>
          <w:rFonts w:asciiTheme="minorHAnsi" w:hAnsiTheme="minorHAnsi" w:cstheme="minorHAnsi"/>
          <w:sz w:val="28"/>
          <w:szCs w:val="28"/>
        </w:rPr>
        <w:t>roughly 1.1°C (2°F) since 1850–1900.</w:t>
      </w:r>
    </w:p>
    <w:p w14:paraId="7538FCC5" w14:textId="11D787A6" w:rsidR="00456624" w:rsidRDefault="00456624">
      <w:pPr>
        <w:shd w:val="clear" w:color="auto" w:fill="FFFFFF"/>
        <w:spacing w:line="360" w:lineRule="atLeast"/>
        <w:rPr>
          <w:rFonts w:ascii="Arial" w:eastAsia="Times New Roman" w:hAnsi="Arial" w:cs="Arial"/>
          <w:color w:val="0A0A0A"/>
          <w:szCs w:val="24"/>
        </w:rPr>
      </w:pPr>
      <w:r>
        <w:rPr>
          <w:rStyle w:val="Strong"/>
          <w:rFonts w:ascii="Arial" w:eastAsia="Times New Roman" w:hAnsi="Arial" w:cs="Arial"/>
          <w:color w:val="0A0A0A"/>
        </w:rPr>
        <w:t>Advantages</w:t>
      </w:r>
      <w:r w:rsidR="00196B1E">
        <w:rPr>
          <w:rStyle w:val="Strong"/>
          <w:rFonts w:ascii="Arial" w:eastAsia="Times New Roman" w:hAnsi="Arial" w:cs="Arial"/>
          <w:color w:val="0A0A0A"/>
        </w:rPr>
        <w:t xml:space="preserve"> :</w:t>
      </w:r>
    </w:p>
    <w:p w14:paraId="2645FE4A" w14:textId="77777777" w:rsidR="00456624" w:rsidRDefault="00456624" w:rsidP="00456624">
      <w:pPr>
        <w:pStyle w:val="df3vjf"/>
        <w:numPr>
          <w:ilvl w:val="0"/>
          <w:numId w:val="6"/>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Higher Yields &amp; Production:</w:t>
      </w:r>
      <w:r>
        <w:rPr>
          <w:rStyle w:val="t286pc"/>
          <w:rFonts w:ascii="Arial" w:eastAsia="Times New Roman" w:hAnsi="Arial" w:cs="Arial"/>
          <w:color w:val="0A0A0A"/>
        </w:rPr>
        <w:t> Greenhouse systems often yield 3 to 5 times more than open-field systems. Modern Mediterranean greenhouses, for example, can produce 30-35 tons of tomatoes per hectare per year.</w:t>
      </w:r>
    </w:p>
    <w:p w14:paraId="663925F0" w14:textId="77777777" w:rsidR="00456624" w:rsidRDefault="00456624" w:rsidP="00456624">
      <w:pPr>
        <w:pStyle w:val="df3vjf"/>
        <w:numPr>
          <w:ilvl w:val="0"/>
          <w:numId w:val="6"/>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Resource Efficiency:</w:t>
      </w:r>
      <w:r>
        <w:rPr>
          <w:rStyle w:val="t286pc"/>
          <w:rFonts w:ascii="Arial" w:eastAsia="Times New Roman" w:hAnsi="Arial" w:cs="Arial"/>
          <w:color w:val="0A0A0A"/>
        </w:rPr>
        <w:t> Greenhouse cultivation, particularly hydroponics, shows superior Water Use Efficiency (WUE) and Nutrient Use Efficiency (NUE). Some systems save 50–90% in water usage.</w:t>
      </w:r>
    </w:p>
    <w:p w14:paraId="397145D9" w14:textId="77777777" w:rsidR="00456624" w:rsidRDefault="00456624" w:rsidP="00456624">
      <w:pPr>
        <w:pStyle w:val="df3vjf"/>
        <w:numPr>
          <w:ilvl w:val="0"/>
          <w:numId w:val="6"/>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High-Profit Margins:</w:t>
      </w:r>
      <w:r>
        <w:rPr>
          <w:rStyle w:val="t286pc"/>
          <w:rFonts w:ascii="Arial" w:eastAsia="Times New Roman" w:hAnsi="Arial" w:cs="Arial"/>
          <w:color w:val="0A0A0A"/>
        </w:rPr>
        <w:t xml:space="preserve"> Despite high upfront costs, greenhouse operations can yield significant income, with some studies estimating net profits of </w:t>
      </w:r>
      <w:proofErr w:type="spellStart"/>
      <w:r>
        <w:rPr>
          <w:rStyle w:val="t286pc"/>
          <w:rFonts w:ascii="Arial" w:eastAsia="Times New Roman" w:hAnsi="Arial" w:cs="Arial"/>
          <w:color w:val="0A0A0A"/>
        </w:rPr>
        <w:t>Rs</w:t>
      </w:r>
      <w:proofErr w:type="spellEnd"/>
      <w:r>
        <w:rPr>
          <w:rStyle w:val="t286pc"/>
          <w:rFonts w:ascii="Arial" w:eastAsia="Times New Roman" w:hAnsi="Arial" w:cs="Arial"/>
          <w:color w:val="0A0A0A"/>
        </w:rPr>
        <w:t>. 12 lacs to 25 lacs ($14,000–$30,000 USD) per acre per annum.</w:t>
      </w:r>
    </w:p>
    <w:p w14:paraId="4991719E" w14:textId="77777777" w:rsidR="00456624" w:rsidRDefault="00456624" w:rsidP="00456624">
      <w:pPr>
        <w:pStyle w:val="df3vjf"/>
        <w:numPr>
          <w:ilvl w:val="0"/>
          <w:numId w:val="6"/>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Environmental Control:</w:t>
      </w:r>
      <w:r>
        <w:rPr>
          <w:rStyle w:val="t286pc"/>
          <w:rFonts w:ascii="Arial" w:eastAsia="Times New Roman" w:hAnsi="Arial" w:cs="Arial"/>
          <w:color w:val="0A0A0A"/>
        </w:rPr>
        <w:t> Greenhouse environments can achieve 16.4 °C higher temperatures than the outside, enabling year-round production in cold climates.</w:t>
      </w:r>
    </w:p>
    <w:p w14:paraId="6BC0A7CB" w14:textId="77777777" w:rsidR="00456624" w:rsidRDefault="00456624" w:rsidP="00456624">
      <w:pPr>
        <w:pStyle w:val="df3vjf"/>
        <w:numPr>
          <w:ilvl w:val="0"/>
          <w:numId w:val="6"/>
        </w:numPr>
        <w:shd w:val="clear" w:color="auto" w:fill="FFFFFF"/>
        <w:spacing w:before="0" w:beforeAutospacing="0" w:after="180" w:afterAutospacing="0" w:line="360" w:lineRule="atLeast"/>
        <w:rPr>
          <w:rStyle w:val="vkekvd"/>
        </w:rPr>
      </w:pPr>
      <w:r>
        <w:rPr>
          <w:rStyle w:val="Strong"/>
          <w:rFonts w:ascii="Arial" w:eastAsia="Times New Roman" w:hAnsi="Arial" w:cs="Arial"/>
          <w:color w:val="0A0A0A"/>
        </w:rPr>
        <w:lastRenderedPageBreak/>
        <w:t>Quality Control:</w:t>
      </w:r>
      <w:r>
        <w:rPr>
          <w:rStyle w:val="t286pc"/>
          <w:rFonts w:ascii="Arial" w:eastAsia="Times New Roman" w:hAnsi="Arial" w:cs="Arial"/>
          <w:color w:val="0A0A0A"/>
        </w:rPr>
        <w:t> Precise control over environmental factors ensures consistent, high-quality, and pesticide-free products, which often fetch higher prices.</w:t>
      </w:r>
      <w:r>
        <w:rPr>
          <w:rStyle w:val="vkekvd"/>
          <w:rFonts w:ascii="Arial" w:eastAsia="Times New Roman" w:hAnsi="Arial" w:cs="Arial"/>
          <w:color w:val="0A0A0A"/>
        </w:rPr>
        <w:t> </w:t>
      </w:r>
    </w:p>
    <w:p w14:paraId="1BBF70C5" w14:textId="77777777" w:rsidR="003B4B25" w:rsidRDefault="003B4B25">
      <w:pPr>
        <w:shd w:val="clear" w:color="auto" w:fill="FFFFFF"/>
        <w:spacing w:line="360" w:lineRule="atLeast"/>
        <w:rPr>
          <w:rStyle w:val="Strong"/>
          <w:rFonts w:ascii="Arial" w:eastAsia="Times New Roman" w:hAnsi="Arial" w:cs="Arial"/>
          <w:color w:val="0A0A0A"/>
        </w:rPr>
      </w:pPr>
    </w:p>
    <w:p w14:paraId="55C6EF4E" w14:textId="7F44562F" w:rsidR="00456624" w:rsidRDefault="00456624">
      <w:pPr>
        <w:shd w:val="clear" w:color="auto" w:fill="FFFFFF"/>
        <w:spacing w:line="360" w:lineRule="atLeast"/>
        <w:rPr>
          <w:rFonts w:ascii="Arial" w:eastAsia="Times New Roman" w:hAnsi="Arial" w:cs="Arial"/>
          <w:color w:val="0A0A0A"/>
        </w:rPr>
      </w:pPr>
      <w:r>
        <w:rPr>
          <w:rStyle w:val="Strong"/>
          <w:rFonts w:ascii="Arial" w:eastAsia="Times New Roman" w:hAnsi="Arial" w:cs="Arial"/>
          <w:color w:val="0A0A0A"/>
        </w:rPr>
        <w:t xml:space="preserve">Disadvantages </w:t>
      </w:r>
      <w:r w:rsidR="003C5988">
        <w:rPr>
          <w:rStyle w:val="Strong"/>
          <w:rFonts w:ascii="Arial" w:eastAsia="Times New Roman" w:hAnsi="Arial" w:cs="Arial"/>
          <w:color w:val="0A0A0A"/>
        </w:rPr>
        <w:t>:</w:t>
      </w:r>
    </w:p>
    <w:p w14:paraId="4BD76D95" w14:textId="77777777" w:rsidR="00456624" w:rsidRDefault="00456624" w:rsidP="00456624">
      <w:pPr>
        <w:pStyle w:val="df3vjf"/>
        <w:numPr>
          <w:ilvl w:val="0"/>
          <w:numId w:val="7"/>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High Initial &amp; Operating Costs:</w:t>
      </w:r>
      <w:r>
        <w:rPr>
          <w:rStyle w:val="t286pc"/>
          <w:rFonts w:ascii="Arial" w:eastAsia="Times New Roman" w:hAnsi="Arial" w:cs="Arial"/>
          <w:color w:val="0A0A0A"/>
        </w:rPr>
        <w:t xml:space="preserve"> Initial construction can range from </w:t>
      </w:r>
      <w:proofErr w:type="spellStart"/>
      <w:r>
        <w:rPr>
          <w:rStyle w:val="t286pc"/>
          <w:rFonts w:ascii="Arial" w:eastAsia="Times New Roman" w:hAnsi="Arial" w:cs="Arial"/>
          <w:color w:val="0A0A0A"/>
        </w:rPr>
        <w:t>Rs</w:t>
      </w:r>
      <w:proofErr w:type="spellEnd"/>
      <w:r>
        <w:rPr>
          <w:rStyle w:val="t286pc"/>
          <w:rFonts w:ascii="Arial" w:eastAsia="Times New Roman" w:hAnsi="Arial" w:cs="Arial"/>
          <w:color w:val="0A0A0A"/>
        </w:rPr>
        <w:t xml:space="preserve">. 500 to 1500 per square meter, with high ongoing </w:t>
      </w:r>
      <w:proofErr w:type="spellStart"/>
      <w:r>
        <w:rPr>
          <w:rStyle w:val="t286pc"/>
          <w:rFonts w:ascii="Arial" w:eastAsia="Times New Roman" w:hAnsi="Arial" w:cs="Arial"/>
          <w:color w:val="0A0A0A"/>
        </w:rPr>
        <w:t>labor</w:t>
      </w:r>
      <w:proofErr w:type="spellEnd"/>
      <w:r>
        <w:rPr>
          <w:rStyle w:val="t286pc"/>
          <w:rFonts w:ascii="Arial" w:eastAsia="Times New Roman" w:hAnsi="Arial" w:cs="Arial"/>
          <w:color w:val="0A0A0A"/>
        </w:rPr>
        <w:t xml:space="preserve"> and utility costs. Modern, high-tech setups in developing countries can cost up to 604,500 $/ha.</w:t>
      </w:r>
    </w:p>
    <w:p w14:paraId="2293DCB3" w14:textId="1C24106E" w:rsidR="00456624" w:rsidRDefault="00456624" w:rsidP="00456624">
      <w:pPr>
        <w:pStyle w:val="df3vjf"/>
        <w:numPr>
          <w:ilvl w:val="0"/>
          <w:numId w:val="7"/>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Energy Intensive:</w:t>
      </w:r>
      <w:r>
        <w:rPr>
          <w:rStyle w:val="t286pc"/>
          <w:rFonts w:ascii="Arial" w:eastAsia="Times New Roman" w:hAnsi="Arial" w:cs="Arial"/>
          <w:color w:val="0A0A0A"/>
        </w:rPr>
        <w:t> Greenhouses are one of the most energy-intensive sectors of agriculture. Monthly heat demand can range between 60.0 and 327.6 MJ/(m²·month).</w:t>
      </w:r>
    </w:p>
    <w:p w14:paraId="1D868443" w14:textId="77777777" w:rsidR="00456624" w:rsidRDefault="00456624" w:rsidP="00456624">
      <w:pPr>
        <w:pStyle w:val="df3vjf"/>
        <w:numPr>
          <w:ilvl w:val="0"/>
          <w:numId w:val="7"/>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Environmental Impact:</w:t>
      </w:r>
      <w:r>
        <w:rPr>
          <w:rStyle w:val="t286pc"/>
          <w:rFonts w:ascii="Arial" w:eastAsia="Times New Roman" w:hAnsi="Arial" w:cs="Arial"/>
          <w:color w:val="0A0A0A"/>
        </w:rPr>
        <w:t> While reducing water use, greenhouses often have a higher carbon footprint (112.7% to 1672.5% higher) than open-field cultivation, mostly due to fossil fuel consumption for heating.</w:t>
      </w:r>
    </w:p>
    <w:p w14:paraId="4C8CD1E2" w14:textId="566A4325" w:rsidR="00456624" w:rsidRDefault="001939AA" w:rsidP="00456624">
      <w:pPr>
        <w:pStyle w:val="df3vjf"/>
        <w:numPr>
          <w:ilvl w:val="0"/>
          <w:numId w:val="7"/>
        </w:numPr>
        <w:shd w:val="clear" w:color="auto" w:fill="FFFFFF"/>
        <w:spacing w:before="0" w:beforeAutospacing="0" w:after="180" w:afterAutospacing="0" w:line="360" w:lineRule="atLeast"/>
        <w:rPr>
          <w:rFonts w:ascii="Arial" w:eastAsia="Times New Roman" w:hAnsi="Arial" w:cs="Arial"/>
          <w:color w:val="0A0A0A"/>
        </w:rPr>
      </w:pPr>
      <w:r>
        <w:rPr>
          <w:rFonts w:asciiTheme="minorHAnsi" w:hAnsiTheme="minorHAnsi" w:cstheme="minorHAnsi"/>
          <w:noProof/>
          <w:sz w:val="28"/>
          <w:szCs w:val="28"/>
        </w:rPr>
        <w:drawing>
          <wp:anchor distT="0" distB="0" distL="114300" distR="114300" simplePos="0" relativeHeight="251658256" behindDoc="0" locked="0" layoutInCell="1" allowOverlap="1" wp14:anchorId="2A977D77" wp14:editId="372C425E">
            <wp:simplePos x="0" y="0"/>
            <wp:positionH relativeFrom="column">
              <wp:posOffset>-437515</wp:posOffset>
            </wp:positionH>
            <wp:positionV relativeFrom="paragraph">
              <wp:posOffset>931545</wp:posOffset>
            </wp:positionV>
            <wp:extent cx="5229860" cy="3663315"/>
            <wp:effectExtent l="0" t="0" r="8890" b="0"/>
            <wp:wrapTopAndBottom/>
            <wp:docPr id="2054233403" name="Picture 4">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33403" name="Picture 4">
                      <a:hlinkClick r:id="rId54"/>
                    </pic:cNvPr>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29860" cy="3663315"/>
                    </a:xfrm>
                    <a:prstGeom prst="rect">
                      <a:avLst/>
                    </a:prstGeom>
                  </pic:spPr>
                </pic:pic>
              </a:graphicData>
            </a:graphic>
            <wp14:sizeRelV relativeFrom="margin">
              <wp14:pctHeight>0</wp14:pctHeight>
            </wp14:sizeRelV>
          </wp:anchor>
        </w:drawing>
      </w:r>
      <w:r w:rsidR="00456624">
        <w:rPr>
          <w:rStyle w:val="Strong"/>
          <w:rFonts w:ascii="Arial" w:eastAsia="Times New Roman" w:hAnsi="Arial" w:cs="Arial"/>
          <w:color w:val="0A0A0A"/>
        </w:rPr>
        <w:t>Pest Control Challenges:</w:t>
      </w:r>
      <w:r w:rsidR="00456624">
        <w:rPr>
          <w:rStyle w:val="t286pc"/>
          <w:rFonts w:ascii="Arial" w:eastAsia="Times New Roman" w:hAnsi="Arial" w:cs="Arial"/>
          <w:color w:val="0A0A0A"/>
        </w:rPr>
        <w:t> Although controlled, pests and diseases can spread rapidly in a greenhouse setting, requiring skilled management and constant monitoring</w:t>
      </w:r>
      <w:r w:rsidR="00D70CFF">
        <w:rPr>
          <w:rStyle w:val="t286pc"/>
          <w:rFonts w:ascii="Arial" w:eastAsia="Times New Roman" w:hAnsi="Arial" w:cs="Arial"/>
          <w:color w:val="0A0A0A"/>
        </w:rPr>
        <w:t>.</w:t>
      </w:r>
    </w:p>
    <w:p w14:paraId="17054BA4" w14:textId="393C392D" w:rsidR="00456624" w:rsidRDefault="00456624" w:rsidP="00A67F20">
      <w:pPr>
        <w:spacing w:line="276" w:lineRule="auto"/>
        <w:rPr>
          <w:rFonts w:asciiTheme="minorHAnsi" w:hAnsiTheme="minorHAnsi" w:cstheme="minorHAnsi"/>
          <w:sz w:val="28"/>
          <w:szCs w:val="28"/>
        </w:rPr>
      </w:pPr>
    </w:p>
    <w:p w14:paraId="61BD828D" w14:textId="77777777" w:rsidR="003E56B4" w:rsidRDefault="003E56B4" w:rsidP="00D07B86">
      <w:pPr>
        <w:spacing w:line="276" w:lineRule="auto"/>
        <w:rPr>
          <w:rFonts w:asciiTheme="minorHAnsi" w:hAnsiTheme="minorHAnsi" w:cstheme="minorHAnsi"/>
          <w:sz w:val="28"/>
          <w:szCs w:val="28"/>
        </w:rPr>
      </w:pPr>
      <w:r>
        <w:rPr>
          <w:rFonts w:asciiTheme="minorHAnsi" w:hAnsiTheme="minorHAnsi" w:cstheme="minorHAnsi"/>
          <w:sz w:val="28"/>
          <w:szCs w:val="28"/>
        </w:rPr>
        <w:t>Rising Sea Levels: Thermal expansion of warming oceans and the melting of glaciers/ice sheets are causing sea levels to rise at an accelerating rate.</w:t>
      </w:r>
    </w:p>
    <w:p w14:paraId="3E4645C5" w14:textId="276084C4" w:rsidR="003E56B4" w:rsidRDefault="008B0F1E" w:rsidP="00D07B86">
      <w:pPr>
        <w:spacing w:line="276" w:lineRule="auto"/>
        <w:rPr>
          <w:rFonts w:asciiTheme="minorHAnsi" w:hAnsiTheme="minorHAnsi" w:cstheme="minorHAnsi"/>
          <w:sz w:val="28"/>
          <w:szCs w:val="28"/>
        </w:rPr>
      </w:pPr>
      <w:r>
        <w:rPr>
          <w:rFonts w:asciiTheme="minorHAnsi" w:hAnsiTheme="minorHAnsi" w:cstheme="minorHAnsi"/>
          <w:noProof/>
          <w:sz w:val="28"/>
          <w:szCs w:val="28"/>
        </w:rPr>
        <w:drawing>
          <wp:anchor distT="0" distB="0" distL="114300" distR="114300" simplePos="0" relativeHeight="251658257" behindDoc="0" locked="0" layoutInCell="1" allowOverlap="1" wp14:anchorId="3CD214EA" wp14:editId="7D67321F">
            <wp:simplePos x="0" y="0"/>
            <wp:positionH relativeFrom="column">
              <wp:posOffset>0</wp:posOffset>
            </wp:positionH>
            <wp:positionV relativeFrom="paragraph">
              <wp:posOffset>1032510</wp:posOffset>
            </wp:positionV>
            <wp:extent cx="5230495" cy="2919730"/>
            <wp:effectExtent l="0" t="0" r="8255" b="0"/>
            <wp:wrapTopAndBottom/>
            <wp:docPr id="1964196079" name="Picture 1">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96079" name="Picture 1">
                      <a:hlinkClick r:id="rId56"/>
                    </pic:cNvPr>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30495" cy="2919730"/>
                    </a:xfrm>
                    <a:prstGeom prst="rect">
                      <a:avLst/>
                    </a:prstGeom>
                  </pic:spPr>
                </pic:pic>
              </a:graphicData>
            </a:graphic>
          </wp:anchor>
        </w:drawing>
      </w:r>
      <w:r w:rsidR="003E56B4">
        <w:rPr>
          <w:rFonts w:asciiTheme="minorHAnsi" w:hAnsiTheme="minorHAnsi" w:cstheme="minorHAnsi"/>
          <w:sz w:val="28"/>
          <w:szCs w:val="28"/>
        </w:rPr>
        <w:t>Ecological Disruptions: Climate change is causing rapid biodiversity loss, with one million species at risk of extinction in the coming decades. It causes habitat shifting, earlier blooming of trees, and increased forest fires.</w:t>
      </w:r>
    </w:p>
    <w:p w14:paraId="0667440F" w14:textId="7BE9BE37" w:rsidR="003E56B4" w:rsidRDefault="003E56B4" w:rsidP="00C742B8">
      <w:pPr>
        <w:spacing w:line="276" w:lineRule="auto"/>
        <w:rPr>
          <w:rFonts w:asciiTheme="minorHAnsi" w:hAnsiTheme="minorHAnsi" w:cstheme="minorHAnsi"/>
          <w:sz w:val="28"/>
          <w:szCs w:val="28"/>
        </w:rPr>
      </w:pPr>
      <w:r>
        <w:rPr>
          <w:rFonts w:asciiTheme="minorHAnsi" w:hAnsiTheme="minorHAnsi" w:cstheme="minorHAnsi"/>
          <w:sz w:val="28"/>
          <w:szCs w:val="28"/>
        </w:rPr>
        <w:t xml:space="preserve">Ocean Acidification: The oceans absorb excess </w:t>
      </w:r>
      <w:r w:rsidR="00C742B8">
        <w:rPr>
          <w:rFonts w:asciiTheme="minorHAnsi" w:hAnsiTheme="minorHAnsi" w:cstheme="minorHAnsi"/>
          <w:sz w:val="28"/>
          <w:szCs w:val="28"/>
        </w:rPr>
        <w:t>CO</w:t>
      </w:r>
      <w:r w:rsidR="00715B79">
        <w:rPr>
          <w:rFonts w:asciiTheme="minorHAnsi" w:hAnsiTheme="minorHAnsi" w:cstheme="minorHAnsi"/>
          <w:sz w:val="28"/>
          <w:szCs w:val="28"/>
          <w:vertAlign w:val="subscript"/>
        </w:rPr>
        <w:t>2</w:t>
      </w:r>
      <w:r>
        <w:rPr>
          <w:rFonts w:asciiTheme="minorHAnsi" w:hAnsiTheme="minorHAnsi" w:cstheme="minorHAnsi"/>
          <w:sz w:val="28"/>
          <w:szCs w:val="28"/>
        </w:rPr>
        <w:t xml:space="preserve">, which increases acidity, endangering marine life and coral reefs. </w:t>
      </w:r>
    </w:p>
    <w:p w14:paraId="542E9940" w14:textId="77777777" w:rsidR="003E56B4" w:rsidRDefault="003E56B4" w:rsidP="00D07B86">
      <w:pPr>
        <w:spacing w:line="276" w:lineRule="auto"/>
        <w:rPr>
          <w:rFonts w:asciiTheme="minorHAnsi" w:hAnsiTheme="minorHAnsi" w:cstheme="minorHAnsi"/>
          <w:sz w:val="28"/>
          <w:szCs w:val="28"/>
        </w:rPr>
      </w:pPr>
      <w:r>
        <w:rPr>
          <w:rFonts w:asciiTheme="minorHAnsi" w:hAnsiTheme="minorHAnsi" w:cstheme="minorHAnsi"/>
          <w:sz w:val="28"/>
          <w:szCs w:val="28"/>
        </w:rPr>
        <w:t>Effects on Climate and Extreme Weather</w:t>
      </w:r>
    </w:p>
    <w:p w14:paraId="2951D90F" w14:textId="77777777" w:rsidR="002B7B48" w:rsidRDefault="003E56B4" w:rsidP="00D07B86">
      <w:pPr>
        <w:spacing w:line="276" w:lineRule="auto"/>
        <w:rPr>
          <w:rFonts w:asciiTheme="minorHAnsi" w:hAnsiTheme="minorHAnsi" w:cstheme="minorHAnsi"/>
          <w:sz w:val="28"/>
          <w:szCs w:val="28"/>
        </w:rPr>
      </w:pPr>
      <w:r>
        <w:rPr>
          <w:rFonts w:asciiTheme="minorHAnsi" w:hAnsiTheme="minorHAnsi" w:cstheme="minorHAnsi"/>
          <w:sz w:val="28"/>
          <w:szCs w:val="28"/>
        </w:rPr>
        <w:t>Increased Drought and Heatwaves: Greenhouse gases are in</w:t>
      </w:r>
    </w:p>
    <w:p w14:paraId="1ABA1993" w14:textId="582BF48E" w:rsidR="003E56B4" w:rsidRDefault="003E56B4" w:rsidP="00D07B86">
      <w:pPr>
        <w:spacing w:line="276" w:lineRule="auto"/>
        <w:rPr>
          <w:rFonts w:asciiTheme="minorHAnsi" w:hAnsiTheme="minorHAnsi" w:cstheme="minorHAnsi"/>
          <w:sz w:val="28"/>
          <w:szCs w:val="28"/>
        </w:rPr>
      </w:pPr>
      <w:r>
        <w:rPr>
          <w:rFonts w:asciiTheme="minorHAnsi" w:hAnsiTheme="minorHAnsi" w:cstheme="minorHAnsi"/>
          <w:sz w:val="28"/>
          <w:szCs w:val="28"/>
        </w:rPr>
        <w:t>creasing the frequency and intensity of heatwaves. Higher temperatures increase evaporation, worsening drought conditions, and reducing water availability.</w:t>
      </w:r>
    </w:p>
    <w:p w14:paraId="7073D066" w14:textId="77777777" w:rsidR="003E56B4" w:rsidRDefault="003E56B4" w:rsidP="00D07B86">
      <w:pPr>
        <w:spacing w:line="276" w:lineRule="auto"/>
        <w:rPr>
          <w:rFonts w:asciiTheme="minorHAnsi" w:hAnsiTheme="minorHAnsi" w:cstheme="minorHAnsi"/>
          <w:sz w:val="28"/>
          <w:szCs w:val="28"/>
        </w:rPr>
      </w:pPr>
      <w:r>
        <w:rPr>
          <w:rFonts w:asciiTheme="minorHAnsi" w:hAnsiTheme="minorHAnsi" w:cstheme="minorHAnsi"/>
          <w:sz w:val="28"/>
          <w:szCs w:val="28"/>
        </w:rPr>
        <w:t>Intensified Storms: A warmer atmosphere can hold more moisture (approx. 7% more for every 1°C rise), which fuels more intense, destructive storms, hurricanes, and heavy rainfall events.</w:t>
      </w:r>
    </w:p>
    <w:p w14:paraId="69230D40" w14:textId="77777777" w:rsidR="00BD0DF9" w:rsidRDefault="003E56B4" w:rsidP="0000199F">
      <w:pPr>
        <w:spacing w:line="276" w:lineRule="auto"/>
        <w:rPr>
          <w:rFonts w:asciiTheme="minorHAnsi" w:hAnsiTheme="minorHAnsi" w:cstheme="minorHAnsi"/>
          <w:sz w:val="28"/>
          <w:szCs w:val="28"/>
        </w:rPr>
      </w:pPr>
      <w:r>
        <w:rPr>
          <w:rFonts w:asciiTheme="minorHAnsi" w:hAnsiTheme="minorHAnsi" w:cstheme="minorHAnsi"/>
          <w:sz w:val="28"/>
          <w:szCs w:val="28"/>
        </w:rPr>
        <w:lastRenderedPageBreak/>
        <w:t xml:space="preserve">Wildfires: Longer, more severe droughts combined with hotter temperatures create tinder-dry conditions, fueling more frequent and </w:t>
      </w:r>
      <w:r w:rsidR="00BD0DF9">
        <w:rPr>
          <w:rFonts w:asciiTheme="minorHAnsi" w:hAnsiTheme="minorHAnsi" w:cstheme="minorHAnsi"/>
          <w:sz w:val="28"/>
          <w:szCs w:val="28"/>
        </w:rPr>
        <w:br w:type="page"/>
      </w:r>
    </w:p>
    <w:p w14:paraId="6F42C8ED" w14:textId="005C1F22" w:rsidR="003E56B4" w:rsidRDefault="003E56B4" w:rsidP="0000199F">
      <w:pPr>
        <w:spacing w:line="276" w:lineRule="auto"/>
        <w:rPr>
          <w:rFonts w:asciiTheme="minorHAnsi" w:hAnsiTheme="minorHAnsi" w:cstheme="minorHAnsi"/>
          <w:sz w:val="28"/>
          <w:szCs w:val="28"/>
        </w:rPr>
      </w:pPr>
      <w:r>
        <w:rPr>
          <w:rFonts w:asciiTheme="minorHAnsi" w:hAnsiTheme="minorHAnsi" w:cstheme="minorHAnsi"/>
          <w:sz w:val="28"/>
          <w:szCs w:val="28"/>
        </w:rPr>
        <w:lastRenderedPageBreak/>
        <w:t xml:space="preserve">intense wildfires. </w:t>
      </w:r>
    </w:p>
    <w:p w14:paraId="70231D89" w14:textId="464EE942" w:rsidR="003E56B4" w:rsidRDefault="003E56B4" w:rsidP="00D07B86">
      <w:pPr>
        <w:spacing w:line="276" w:lineRule="auto"/>
        <w:rPr>
          <w:rFonts w:asciiTheme="minorHAnsi" w:hAnsiTheme="minorHAnsi" w:cstheme="minorHAnsi"/>
          <w:sz w:val="28"/>
          <w:szCs w:val="28"/>
        </w:rPr>
      </w:pPr>
      <w:r>
        <w:rPr>
          <w:rFonts w:asciiTheme="minorHAnsi" w:hAnsiTheme="minorHAnsi" w:cstheme="minorHAnsi"/>
          <w:sz w:val="28"/>
          <w:szCs w:val="28"/>
        </w:rPr>
        <w:t>Induced Seismicity (Earthquakes): While direct fracturing of rock rarely causes felt earthquakes, the disposal of waste fluids (wastewater) produced by fracking into deep underground wells is strongly linked to a rise in earthquakes</w:t>
      </w:r>
      <w:r w:rsidR="00E50948">
        <w:rPr>
          <w:rFonts w:asciiTheme="minorHAnsi" w:hAnsiTheme="minorHAnsi" w:cstheme="minorHAnsi"/>
          <w:sz w:val="28"/>
          <w:szCs w:val="28"/>
        </w:rPr>
        <w:t>.</w:t>
      </w:r>
    </w:p>
    <w:p w14:paraId="0E311120" w14:textId="77777777" w:rsidR="003E56B4" w:rsidRDefault="003E56B4" w:rsidP="00D07B86">
      <w:pPr>
        <w:spacing w:line="276" w:lineRule="auto"/>
        <w:rPr>
          <w:rFonts w:asciiTheme="minorHAnsi" w:hAnsiTheme="minorHAnsi" w:cstheme="minorHAnsi"/>
          <w:sz w:val="28"/>
          <w:szCs w:val="28"/>
        </w:rPr>
      </w:pPr>
      <w:r>
        <w:rPr>
          <w:rFonts w:asciiTheme="minorHAnsi" w:hAnsiTheme="minorHAnsi" w:cstheme="minorHAnsi"/>
          <w:sz w:val="28"/>
          <w:szCs w:val="28"/>
        </w:rPr>
        <w:t xml:space="preserve">Water Usage and Contamination: The fracking process requires substantial amounts of water. Leaks or failures in well integrity can lead to the contamination of groundwater with fracking fluids, which contain toxic chemicals. </w:t>
      </w:r>
    </w:p>
    <w:p w14:paraId="786557EC" w14:textId="77777777" w:rsidR="003E56B4" w:rsidRDefault="003E56B4" w:rsidP="00D07B86">
      <w:pPr>
        <w:spacing w:line="276" w:lineRule="auto"/>
        <w:rPr>
          <w:rFonts w:asciiTheme="minorHAnsi" w:hAnsiTheme="minorHAnsi" w:cstheme="minorHAnsi"/>
          <w:sz w:val="28"/>
          <w:szCs w:val="28"/>
        </w:rPr>
      </w:pPr>
      <w:r>
        <w:rPr>
          <w:rFonts w:asciiTheme="minorHAnsi" w:hAnsiTheme="minorHAnsi" w:cstheme="minorHAnsi"/>
          <w:sz w:val="28"/>
          <w:szCs w:val="28"/>
        </w:rPr>
        <w:t>Human Health Effects</w:t>
      </w:r>
    </w:p>
    <w:p w14:paraId="16EA62B5" w14:textId="008BAF4B" w:rsidR="003E56B4" w:rsidRDefault="003E56B4" w:rsidP="0056737A">
      <w:pPr>
        <w:spacing w:line="276" w:lineRule="auto"/>
        <w:rPr>
          <w:rFonts w:asciiTheme="minorHAnsi" w:hAnsiTheme="minorHAnsi" w:cstheme="minorHAnsi"/>
          <w:sz w:val="28"/>
          <w:szCs w:val="28"/>
        </w:rPr>
      </w:pPr>
      <w:r>
        <w:rPr>
          <w:rFonts w:asciiTheme="minorHAnsi" w:hAnsiTheme="minorHAnsi" w:cstheme="minorHAnsi"/>
          <w:sz w:val="28"/>
          <w:szCs w:val="28"/>
        </w:rPr>
        <w:t>Toxic Air Pollutants: The combustion of fossil fuels releases hazardous pollutants, including mercury, sulfur dioxide (</w:t>
      </w:r>
      <w:r w:rsidR="0042523C">
        <w:rPr>
          <w:rFonts w:asciiTheme="minorHAnsi" w:hAnsiTheme="minorHAnsi" w:cstheme="minorHAnsi"/>
          <w:sz w:val="28"/>
          <w:szCs w:val="28"/>
        </w:rPr>
        <w:t>SO2</w:t>
      </w:r>
      <w:r>
        <w:rPr>
          <w:rFonts w:asciiTheme="minorHAnsi" w:hAnsiTheme="minorHAnsi" w:cstheme="minorHAnsi"/>
          <w:sz w:val="28"/>
          <w:szCs w:val="28"/>
        </w:rPr>
        <w:t>), nitrous oxides, and arsenic.</w:t>
      </w:r>
    </w:p>
    <w:p w14:paraId="4C3BF0E3" w14:textId="16B18133" w:rsidR="003E56B4" w:rsidRDefault="003E56B4" w:rsidP="00D07B86">
      <w:pPr>
        <w:spacing w:line="276" w:lineRule="auto"/>
        <w:rPr>
          <w:rFonts w:asciiTheme="minorHAnsi" w:hAnsiTheme="minorHAnsi" w:cstheme="minorHAnsi"/>
          <w:sz w:val="28"/>
          <w:szCs w:val="28"/>
        </w:rPr>
      </w:pPr>
      <w:r>
        <w:rPr>
          <w:rFonts w:asciiTheme="minorHAnsi" w:hAnsiTheme="minorHAnsi" w:cstheme="minorHAnsi"/>
          <w:sz w:val="28"/>
          <w:szCs w:val="28"/>
        </w:rPr>
        <w:t xml:space="preserve">Systemic Damage: Exposure to these pollutants can lead to, stroke, neurological </w:t>
      </w:r>
      <w:r w:rsidR="00D25274">
        <w:rPr>
          <w:rFonts w:asciiTheme="minorHAnsi" w:hAnsiTheme="minorHAnsi" w:cstheme="minorHAnsi"/>
          <w:sz w:val="28"/>
          <w:szCs w:val="28"/>
        </w:rPr>
        <w:t xml:space="preserve">complications, </w:t>
      </w:r>
      <w:r w:rsidR="000D302D">
        <w:rPr>
          <w:rFonts w:asciiTheme="minorHAnsi" w:hAnsiTheme="minorHAnsi" w:cstheme="minorHAnsi"/>
          <w:sz w:val="28"/>
          <w:szCs w:val="28"/>
        </w:rPr>
        <w:t>r</w:t>
      </w:r>
      <w:r w:rsidR="00D25274">
        <w:rPr>
          <w:rFonts w:asciiTheme="minorHAnsi" w:hAnsiTheme="minorHAnsi" w:cstheme="minorHAnsi"/>
          <w:sz w:val="28"/>
          <w:szCs w:val="28"/>
        </w:rPr>
        <w:t xml:space="preserve">espiratory and </w:t>
      </w:r>
      <w:r w:rsidR="000D302D">
        <w:rPr>
          <w:rFonts w:asciiTheme="minorHAnsi" w:hAnsiTheme="minorHAnsi" w:cstheme="minorHAnsi"/>
          <w:sz w:val="28"/>
          <w:szCs w:val="28"/>
        </w:rPr>
        <w:t>c</w:t>
      </w:r>
      <w:r w:rsidR="00D25274">
        <w:rPr>
          <w:rFonts w:asciiTheme="minorHAnsi" w:hAnsiTheme="minorHAnsi" w:cstheme="minorHAnsi"/>
          <w:sz w:val="28"/>
          <w:szCs w:val="28"/>
        </w:rPr>
        <w:t>ardiovascular Diseases</w:t>
      </w:r>
      <w:r w:rsidR="000D302D">
        <w:rPr>
          <w:rFonts w:asciiTheme="minorHAnsi" w:hAnsiTheme="minorHAnsi" w:cstheme="minorHAnsi"/>
          <w:sz w:val="28"/>
          <w:szCs w:val="28"/>
        </w:rPr>
        <w:t>(</w:t>
      </w:r>
      <w:r w:rsidR="00D25274">
        <w:rPr>
          <w:rFonts w:asciiTheme="minorHAnsi" w:hAnsiTheme="minorHAnsi" w:cstheme="minorHAnsi"/>
          <w:sz w:val="28"/>
          <w:szCs w:val="28"/>
        </w:rPr>
        <w:t xml:space="preserve"> Particulates, and volatile organic compounds (VOCs) contribute to asthma, bronchitis, pneumonia, and lung cancer</w:t>
      </w:r>
      <w:r w:rsidR="000D302D">
        <w:rPr>
          <w:rFonts w:asciiTheme="minorHAnsi" w:hAnsiTheme="minorHAnsi" w:cstheme="minorHAnsi"/>
          <w:sz w:val="28"/>
          <w:szCs w:val="28"/>
        </w:rPr>
        <w:t>),</w:t>
      </w:r>
      <w:r>
        <w:rPr>
          <w:rFonts w:asciiTheme="minorHAnsi" w:hAnsiTheme="minorHAnsi" w:cstheme="minorHAnsi"/>
          <w:sz w:val="28"/>
          <w:szCs w:val="28"/>
        </w:rPr>
        <w:t xml:space="preserve"> and reduced life expectancy.</w:t>
      </w:r>
      <w:r w:rsidR="004D61C5">
        <w:rPr>
          <w:rFonts w:asciiTheme="minorHAnsi" w:hAnsiTheme="minorHAnsi" w:cstheme="minorHAnsi"/>
          <w:sz w:val="28"/>
          <w:szCs w:val="28"/>
        </w:rPr>
        <w:t xml:space="preserve"> </w:t>
      </w:r>
      <w:hyperlink r:id="rId58" w:history="1">
        <w:r w:rsidR="004D61C5" w:rsidRPr="004D61C5">
          <w:rPr>
            <w:rStyle w:val="Hyperlink"/>
            <w:rFonts w:asciiTheme="minorHAnsi" w:hAnsiTheme="minorHAnsi" w:cstheme="minorHAnsi"/>
            <w:sz w:val="28"/>
            <w:szCs w:val="28"/>
          </w:rPr>
          <w:t>World Health Organization(WHO)</w:t>
        </w:r>
      </w:hyperlink>
    </w:p>
    <w:p w14:paraId="209EE700" w14:textId="4C162A65" w:rsidR="000600B4" w:rsidRPr="002B5E06" w:rsidRDefault="002B5E06">
      <w:pPr>
        <w:pStyle w:val="NormalWeb"/>
        <w:shd w:val="clear" w:color="auto" w:fill="FFFFFF"/>
        <w:spacing w:before="0" w:beforeAutospacing="0"/>
        <w:rPr>
          <w:rStyle w:val="Strong"/>
          <w:rFonts w:ascii="Lato-Regular" w:hAnsi="Lato-Regular"/>
          <w:b w:val="0"/>
          <w:bCs w:val="0"/>
          <w:color w:val="212529"/>
        </w:rPr>
      </w:pPr>
      <w:r>
        <w:rPr>
          <w:rStyle w:val="Strong"/>
          <w:rFonts w:ascii="Lato-Regular" w:hAnsi="Lato-Regular"/>
          <w:b w:val="0"/>
          <w:bCs w:val="0"/>
          <w:color w:val="212529"/>
        </w:rPr>
        <w:t xml:space="preserve">Explain how </w:t>
      </w:r>
      <w:r w:rsidR="00FE299E">
        <w:rPr>
          <w:rStyle w:val="Strong"/>
          <w:rFonts w:ascii="Lato-Regular" w:hAnsi="Lato-Regular"/>
          <w:b w:val="0"/>
          <w:bCs w:val="0"/>
          <w:color w:val="212529"/>
        </w:rPr>
        <w:t>:</w:t>
      </w:r>
    </w:p>
    <w:p w14:paraId="5895154C" w14:textId="221BD3F3" w:rsidR="00135102" w:rsidRDefault="00135102">
      <w:pPr>
        <w:pStyle w:val="NormalWeb"/>
        <w:shd w:val="clear" w:color="auto" w:fill="FFFFFF"/>
        <w:spacing w:before="0" w:beforeAutospacing="0"/>
        <w:rPr>
          <w:rFonts w:ascii="Lato-Regular" w:hAnsi="Lato-Regular"/>
          <w:color w:val="212529"/>
        </w:rPr>
      </w:pPr>
      <w:r>
        <w:rPr>
          <w:rStyle w:val="Strong"/>
          <w:rFonts w:ascii="Lato-Regular" w:hAnsi="Lato-Regular"/>
          <w:color w:val="212529"/>
        </w:rPr>
        <w:t>Asthma</w:t>
      </w:r>
    </w:p>
    <w:p w14:paraId="6A5ED8FA" w14:textId="77777777" w:rsidR="00135102" w:rsidRDefault="00135102">
      <w:pPr>
        <w:pStyle w:val="NormalWeb"/>
        <w:shd w:val="clear" w:color="auto" w:fill="FFFFFF"/>
        <w:spacing w:before="0" w:beforeAutospacing="0"/>
        <w:rPr>
          <w:rFonts w:ascii="Lato-Regular" w:hAnsi="Lato-Regular"/>
          <w:color w:val="212529"/>
        </w:rPr>
      </w:pPr>
      <w:r>
        <w:rPr>
          <w:rFonts w:ascii="Lato-Regular" w:hAnsi="Lato-Regular"/>
          <w:color w:val="212529"/>
        </w:rPr>
        <w:t>For example, ozone, particulate matter, and other compounds released when burning coal can contribute to the development of asthma. The World Health Organization estimates that 300 million people worldwide suffer from the disease each year and 20 million in the United States have the disease. Asthma is inflammation and narrowing of the airways in the lungs. People who suffer from it may have difficulty breathing and may wheeze when breathing. The inflammatory response is so severe that airway obstruction can lead to emergency treatment.</w:t>
      </w:r>
    </w:p>
    <w:p w14:paraId="53B6DCE4" w14:textId="77777777" w:rsidR="00135102" w:rsidRDefault="00135102">
      <w:pPr>
        <w:pStyle w:val="NormalWeb"/>
        <w:shd w:val="clear" w:color="auto" w:fill="FFFFFF"/>
        <w:spacing w:before="0" w:beforeAutospacing="0"/>
        <w:rPr>
          <w:rFonts w:ascii="Lato-Regular" w:hAnsi="Lato-Regular"/>
          <w:color w:val="212529"/>
        </w:rPr>
      </w:pPr>
      <w:r>
        <w:rPr>
          <w:rStyle w:val="Strong"/>
          <w:rFonts w:ascii="Lato-Regular" w:hAnsi="Lato-Regular"/>
          <w:color w:val="212529"/>
        </w:rPr>
        <w:t>Pneumonia</w:t>
      </w:r>
    </w:p>
    <w:p w14:paraId="7C768EE8" w14:textId="77777777" w:rsidR="00157EB3" w:rsidRDefault="00135102">
      <w:pPr>
        <w:pStyle w:val="NormalWeb"/>
        <w:shd w:val="clear" w:color="auto" w:fill="FFFFFF"/>
        <w:spacing w:before="0" w:beforeAutospacing="0"/>
        <w:rPr>
          <w:rFonts w:ascii="Lato-Regular" w:hAnsi="Lato-Regular"/>
          <w:color w:val="212529"/>
        </w:rPr>
        <w:sectPr w:rsidR="00157EB3" w:rsidSect="001D37E8">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r>
        <w:rPr>
          <w:rFonts w:ascii="Lato-Regular" w:hAnsi="Lato-Regular"/>
          <w:color w:val="212529"/>
        </w:rPr>
        <w:t xml:space="preserve">Studies have connected exposure to air pollution with pneumonia in older adults. Researcher teams from McMaster University in Canada found that </w:t>
      </w:r>
      <w:r>
        <w:rPr>
          <w:rFonts w:ascii="Lato-Regular" w:hAnsi="Lato-Regular"/>
          <w:color w:val="212529"/>
        </w:rPr>
        <w:lastRenderedPageBreak/>
        <w:t xml:space="preserve">exposure to sulfur dioxide, nitrogen dioxide, and fine particulate matter from traffic pollution, which are all also associated with the burning of fossil fuels, </w:t>
      </w:r>
    </w:p>
    <w:p w14:paraId="2944EA26" w14:textId="77777777" w:rsidR="00135102" w:rsidRDefault="00135102">
      <w:pPr>
        <w:pStyle w:val="NormalWeb"/>
        <w:shd w:val="clear" w:color="auto" w:fill="FFFFFF"/>
        <w:spacing w:before="0" w:beforeAutospacing="0"/>
        <w:rPr>
          <w:rFonts w:ascii="Lato-Regular" w:hAnsi="Lato-Regular"/>
          <w:color w:val="212529"/>
        </w:rPr>
      </w:pPr>
      <w:r>
        <w:rPr>
          <w:rFonts w:ascii="Lato-Regular" w:hAnsi="Lato-Regular"/>
          <w:color w:val="212529"/>
        </w:rPr>
        <w:lastRenderedPageBreak/>
        <w:t>increase the risk of older adults being hospitalized for pneumonia. The study was conducted between 2003 and 2005. This lung infection can be caused by germs, particles, or chemicals and is especially a risk for young children and the elderly.</w:t>
      </w:r>
    </w:p>
    <w:p w14:paraId="53D78D0B" w14:textId="77777777" w:rsidR="00135102" w:rsidRDefault="00135102">
      <w:pPr>
        <w:pStyle w:val="NormalWeb"/>
        <w:shd w:val="clear" w:color="auto" w:fill="FFFFFF"/>
        <w:spacing w:before="0" w:beforeAutospacing="0"/>
        <w:rPr>
          <w:rFonts w:ascii="Lato-Regular" w:hAnsi="Lato-Regular"/>
          <w:color w:val="212529"/>
        </w:rPr>
      </w:pPr>
      <w:r>
        <w:rPr>
          <w:rStyle w:val="Strong"/>
          <w:rFonts w:ascii="Lato-Regular" w:hAnsi="Lato-Regular"/>
          <w:color w:val="212529"/>
        </w:rPr>
        <w:t>Upper Respiratory and Eye Irritation</w:t>
      </w:r>
    </w:p>
    <w:p w14:paraId="0F4AC5A7" w14:textId="77777777" w:rsidR="00135102" w:rsidRDefault="00135102">
      <w:pPr>
        <w:pStyle w:val="NormalWeb"/>
        <w:shd w:val="clear" w:color="auto" w:fill="FFFFFF"/>
        <w:spacing w:before="0" w:beforeAutospacing="0"/>
        <w:rPr>
          <w:rFonts w:ascii="Lato-Regular" w:hAnsi="Lato-Regular"/>
          <w:color w:val="212529"/>
        </w:rPr>
      </w:pPr>
      <w:r>
        <w:rPr>
          <w:rFonts w:ascii="Lato-Regular" w:hAnsi="Lato-Regular"/>
          <w:color w:val="212529"/>
        </w:rPr>
        <w:t>Ozone, specially the secondary formation of the gas, can reason considerable eye and throat irritation. Hydrogen chloride, hydrogen fluoride, and different acidic gases can accomplish that as well. These can irritate the nostril and pores and skin too, and reason a variety of breathing problems. The irritants now no longer usually attain the frame from the particles; a mixture of nitrogen oxides and sulfur dioxides with atmospheric factors can create acid rain, which could damage trees, fish, and wildlife.</w:t>
      </w:r>
    </w:p>
    <w:p w14:paraId="428D454D" w14:textId="77777777" w:rsidR="00135102" w:rsidRDefault="00135102">
      <w:pPr>
        <w:pStyle w:val="NormalWeb"/>
        <w:shd w:val="clear" w:color="auto" w:fill="FFFFFF"/>
        <w:spacing w:before="0" w:beforeAutospacing="0"/>
        <w:rPr>
          <w:rFonts w:ascii="Lato-Regular" w:hAnsi="Lato-Regular"/>
          <w:color w:val="212529"/>
        </w:rPr>
      </w:pPr>
      <w:r>
        <w:rPr>
          <w:rStyle w:val="Strong"/>
          <w:rFonts w:ascii="Lato-Regular" w:hAnsi="Lato-Regular"/>
          <w:color w:val="212529"/>
        </w:rPr>
        <w:t>Immune System Problems</w:t>
      </w:r>
    </w:p>
    <w:p w14:paraId="40A86633" w14:textId="77777777" w:rsidR="00135102" w:rsidRDefault="00135102">
      <w:pPr>
        <w:pStyle w:val="NormalWeb"/>
        <w:shd w:val="clear" w:color="auto" w:fill="FFFFFF"/>
        <w:spacing w:before="0" w:beforeAutospacing="0"/>
        <w:rPr>
          <w:rFonts w:ascii="Lato-Regular" w:hAnsi="Lato-Regular"/>
          <w:color w:val="212529"/>
        </w:rPr>
      </w:pPr>
      <w:r>
        <w:rPr>
          <w:rFonts w:ascii="Lato-Regular" w:hAnsi="Lato-Regular"/>
          <w:color w:val="212529"/>
        </w:rPr>
        <w:t>Several pollutants released when fossil fuels are burned are associated with reduced immune function. These include aromatic compounds, dioxins, heavy metals, lead, and hydrocarbons. In children, the immune system is immature, so any substance that affects it can have more dire consequences.</w:t>
      </w:r>
    </w:p>
    <w:p w14:paraId="17659A75" w14:textId="77777777" w:rsidR="00135102" w:rsidRDefault="00135102">
      <w:pPr>
        <w:pStyle w:val="NormalWeb"/>
        <w:shd w:val="clear" w:color="auto" w:fill="FFFFFF"/>
        <w:spacing w:before="0" w:beforeAutospacing="0"/>
        <w:rPr>
          <w:rFonts w:ascii="Lato-Regular" w:hAnsi="Lato-Regular"/>
          <w:color w:val="212529"/>
        </w:rPr>
      </w:pPr>
      <w:r>
        <w:rPr>
          <w:rStyle w:val="Strong"/>
          <w:rFonts w:ascii="Lato-Regular" w:hAnsi="Lato-Regular"/>
          <w:color w:val="212529"/>
        </w:rPr>
        <w:t>Cancer</w:t>
      </w:r>
    </w:p>
    <w:p w14:paraId="2FE32B82" w14:textId="77777777" w:rsidR="00135102" w:rsidRDefault="00135102">
      <w:pPr>
        <w:pStyle w:val="NormalWeb"/>
        <w:shd w:val="clear" w:color="auto" w:fill="FFFFFF"/>
        <w:spacing w:before="0" w:beforeAutospacing="0"/>
        <w:rPr>
          <w:rFonts w:ascii="Lato-Regular" w:hAnsi="Lato-Regular"/>
          <w:color w:val="212529"/>
        </w:rPr>
      </w:pPr>
      <w:r>
        <w:rPr>
          <w:rFonts w:ascii="Lato-Regular" w:hAnsi="Lato-Regular"/>
          <w:color w:val="212529"/>
        </w:rPr>
        <w:t>Polycyclic aromatic hydrocarbons are also known in scientific communities as mutagenic and carcinogens. If these harmful substances achieve a fetus from the placenta, it is possible to have high risk of cancer risk. Inhalation of toxic organic compounds and chemicals of each age can increase lung cancer risk. Benzene, formaldehyde, cadmium, arsenic, manganese and lead are known for carcinogenicity. Dioxin was bound to lymphoma, soft tissue sarcoma and gastric cancer.</w:t>
      </w:r>
    </w:p>
    <w:p w14:paraId="3217BE07" w14:textId="6F8C8185" w:rsidR="00172FF6" w:rsidRDefault="00816AF1" w:rsidP="00681045">
      <w:pPr>
        <w:pStyle w:val="NormalWeb"/>
        <w:shd w:val="clear" w:color="auto" w:fill="FFFFFF"/>
        <w:spacing w:before="0" w:beforeAutospacing="0"/>
        <w:rPr>
          <w:rFonts w:ascii="Lato-Regular" w:hAnsi="Lato-Regular"/>
          <w:color w:val="212529"/>
        </w:rPr>
      </w:pPr>
      <w:r>
        <w:rPr>
          <w:rFonts w:ascii="Lato-Regular" w:hAnsi="Lato-Regular"/>
          <w:color w:val="212529"/>
        </w:rPr>
        <w:t>●</w:t>
      </w:r>
      <w:r w:rsidR="00172FF6">
        <w:rPr>
          <w:rFonts w:ascii="Lato-Regular" w:hAnsi="Lato-Regular"/>
          <w:color w:val="212529"/>
        </w:rPr>
        <w:t xml:space="preserve"> Global Health Impact of Fossil Fuel Pollution</w:t>
      </w:r>
    </w:p>
    <w:tbl>
      <w:tblPr>
        <w:tblStyle w:val="TableGrid"/>
        <w:tblW w:w="0" w:type="auto"/>
        <w:jc w:val="center"/>
        <w:tblLook w:val="04A0" w:firstRow="1" w:lastRow="0" w:firstColumn="1" w:lastColumn="0" w:noHBand="0" w:noVBand="1"/>
      </w:tblPr>
      <w:tblGrid>
        <w:gridCol w:w="2742"/>
        <w:gridCol w:w="2742"/>
      </w:tblGrid>
      <w:tr w:rsidR="00DB37FD" w14:paraId="044FFB13" w14:textId="77777777" w:rsidTr="002E48DB">
        <w:trPr>
          <w:jc w:val="center"/>
        </w:trPr>
        <w:tc>
          <w:tcPr>
            <w:tcW w:w="2742" w:type="dxa"/>
          </w:tcPr>
          <w:p w14:paraId="3B12101E" w14:textId="5ECD3A34" w:rsidR="00DB37FD" w:rsidRDefault="00DB37FD">
            <w:pPr>
              <w:pStyle w:val="NormalWeb"/>
              <w:spacing w:before="0" w:beforeAutospacing="0"/>
              <w:rPr>
                <w:rFonts w:ascii="Lato-Regular" w:hAnsi="Lato-Regular"/>
                <w:color w:val="212529"/>
              </w:rPr>
            </w:pPr>
            <w:r>
              <w:rPr>
                <w:rFonts w:ascii="Lato-Regular" w:hAnsi="Lato-Regular"/>
                <w:color w:val="212529"/>
              </w:rPr>
              <w:t>Metric</w:t>
            </w:r>
          </w:p>
        </w:tc>
        <w:tc>
          <w:tcPr>
            <w:tcW w:w="2742" w:type="dxa"/>
          </w:tcPr>
          <w:p w14:paraId="3F011242" w14:textId="11A8B625" w:rsidR="00DB37FD" w:rsidRDefault="00DB37FD">
            <w:pPr>
              <w:pStyle w:val="NormalWeb"/>
              <w:spacing w:before="0" w:beforeAutospacing="0"/>
              <w:rPr>
                <w:rFonts w:ascii="Lato-Regular" w:hAnsi="Lato-Regular"/>
                <w:color w:val="212529"/>
              </w:rPr>
            </w:pPr>
            <w:r>
              <w:rPr>
                <w:rFonts w:ascii="Lato-Regular" w:hAnsi="Lato-Regular"/>
                <w:color w:val="212529"/>
              </w:rPr>
              <w:t xml:space="preserve">Estimated impact </w:t>
            </w:r>
          </w:p>
        </w:tc>
      </w:tr>
      <w:tr w:rsidR="00DB37FD" w14:paraId="4DE9645D" w14:textId="77777777" w:rsidTr="002E48DB">
        <w:trPr>
          <w:jc w:val="center"/>
        </w:trPr>
        <w:tc>
          <w:tcPr>
            <w:tcW w:w="2742" w:type="dxa"/>
          </w:tcPr>
          <w:p w14:paraId="0B5FB277" w14:textId="20E5877F" w:rsidR="00DB37FD" w:rsidRDefault="00C87836">
            <w:pPr>
              <w:pStyle w:val="NormalWeb"/>
              <w:spacing w:before="0" w:beforeAutospacing="0"/>
              <w:rPr>
                <w:rFonts w:ascii="Lato-Regular" w:hAnsi="Lato-Regular"/>
                <w:color w:val="212529"/>
              </w:rPr>
            </w:pPr>
            <w:r>
              <w:rPr>
                <w:rFonts w:ascii="Lato-Regular" w:hAnsi="Lato-Regular"/>
                <w:color w:val="212529"/>
              </w:rPr>
              <w:t>Total Global Deaths (Fossil Fuel )</w:t>
            </w:r>
          </w:p>
        </w:tc>
        <w:tc>
          <w:tcPr>
            <w:tcW w:w="2742" w:type="dxa"/>
          </w:tcPr>
          <w:p w14:paraId="714E394C" w14:textId="423732DD" w:rsidR="00DB37FD" w:rsidRDefault="00C87836">
            <w:pPr>
              <w:pStyle w:val="NormalWeb"/>
              <w:spacing w:before="0" w:beforeAutospacing="0"/>
              <w:rPr>
                <w:rFonts w:ascii="Lato-Regular" w:hAnsi="Lato-Regular"/>
                <w:color w:val="212529"/>
              </w:rPr>
            </w:pPr>
            <w:r>
              <w:rPr>
                <w:rFonts w:ascii="Lato-Regular" w:hAnsi="Lato-Regular"/>
                <w:color w:val="212529"/>
              </w:rPr>
              <w:tab/>
              <w:t>8.34 – 8.79 Million</w:t>
            </w:r>
          </w:p>
        </w:tc>
      </w:tr>
      <w:tr w:rsidR="00DB37FD" w14:paraId="28D41984" w14:textId="77777777" w:rsidTr="002E48DB">
        <w:trPr>
          <w:jc w:val="center"/>
        </w:trPr>
        <w:tc>
          <w:tcPr>
            <w:tcW w:w="2742" w:type="dxa"/>
          </w:tcPr>
          <w:p w14:paraId="0DBC32FB" w14:textId="41E13229" w:rsidR="00DB37FD" w:rsidRDefault="00C87836">
            <w:pPr>
              <w:pStyle w:val="NormalWeb"/>
              <w:spacing w:before="0" w:beforeAutospacing="0"/>
              <w:rPr>
                <w:rFonts w:ascii="Lato-Regular" w:hAnsi="Lato-Regular"/>
                <w:color w:val="212529"/>
              </w:rPr>
            </w:pPr>
            <w:r>
              <w:rPr>
                <w:rFonts w:ascii="Lato-Regular" w:hAnsi="Lato-Regular"/>
                <w:color w:val="212529"/>
              </w:rPr>
              <w:t>Share of Global Deaths</w:t>
            </w:r>
          </w:p>
        </w:tc>
        <w:tc>
          <w:tcPr>
            <w:tcW w:w="2742" w:type="dxa"/>
          </w:tcPr>
          <w:p w14:paraId="07FC8FF1" w14:textId="3121AA35" w:rsidR="00DB37FD" w:rsidRDefault="003E64E3">
            <w:pPr>
              <w:pStyle w:val="NormalWeb"/>
              <w:spacing w:before="0" w:beforeAutospacing="0"/>
              <w:rPr>
                <w:rFonts w:ascii="Lato-Regular" w:hAnsi="Lato-Regular"/>
                <w:color w:val="212529"/>
              </w:rPr>
            </w:pPr>
            <w:r>
              <w:rPr>
                <w:rFonts w:ascii="Lato-Regular" w:hAnsi="Lato-Regular"/>
                <w:color w:val="212529"/>
              </w:rPr>
              <w:t>≈</w:t>
            </w:r>
            <w:r w:rsidR="00C87836">
              <w:rPr>
                <w:rFonts w:ascii="Lato-Regular" w:hAnsi="Lato-Regular"/>
                <w:color w:val="212529"/>
              </w:rPr>
              <w:t>1 in 5 (18–21.5%)</w:t>
            </w:r>
          </w:p>
        </w:tc>
      </w:tr>
      <w:tr w:rsidR="00DB37FD" w14:paraId="48164CEC" w14:textId="77777777" w:rsidTr="002E48DB">
        <w:trPr>
          <w:jc w:val="center"/>
        </w:trPr>
        <w:tc>
          <w:tcPr>
            <w:tcW w:w="2742" w:type="dxa"/>
          </w:tcPr>
          <w:p w14:paraId="60CDE43E" w14:textId="7B5157B2" w:rsidR="00DB37FD" w:rsidRDefault="00714DB3">
            <w:pPr>
              <w:pStyle w:val="NormalWeb"/>
              <w:spacing w:before="0" w:beforeAutospacing="0"/>
              <w:rPr>
                <w:rFonts w:ascii="Lato-Regular" w:hAnsi="Lato-Regular"/>
                <w:color w:val="212529"/>
              </w:rPr>
            </w:pPr>
            <w:r>
              <w:rPr>
                <w:rFonts w:ascii="Lato-Regular" w:hAnsi="Lato-Regular"/>
                <w:color w:val="212529"/>
              </w:rPr>
              <w:t>Avoidable Deaths (Phasing out FF)</w:t>
            </w:r>
          </w:p>
        </w:tc>
        <w:tc>
          <w:tcPr>
            <w:tcW w:w="2742" w:type="dxa"/>
          </w:tcPr>
          <w:p w14:paraId="55BA1103" w14:textId="7A440120" w:rsidR="00DB37FD" w:rsidRDefault="00192633">
            <w:pPr>
              <w:pStyle w:val="NormalWeb"/>
              <w:spacing w:before="0" w:beforeAutospacing="0"/>
              <w:rPr>
                <w:rFonts w:ascii="Lato-Regular" w:hAnsi="Lato-Regular"/>
                <w:color w:val="212529"/>
              </w:rPr>
            </w:pPr>
            <w:r>
              <w:rPr>
                <w:rFonts w:ascii="Lato-Regular" w:hAnsi="Lato-Regular"/>
                <w:color w:val="212529"/>
              </w:rPr>
              <w:t>5.13 Million</w:t>
            </w:r>
          </w:p>
        </w:tc>
      </w:tr>
      <w:tr w:rsidR="00DB37FD" w14:paraId="76C3CC24" w14:textId="77777777" w:rsidTr="002E48DB">
        <w:trPr>
          <w:jc w:val="center"/>
        </w:trPr>
        <w:tc>
          <w:tcPr>
            <w:tcW w:w="2742" w:type="dxa"/>
          </w:tcPr>
          <w:p w14:paraId="1A91D021" w14:textId="77AEBE03" w:rsidR="00DB37FD" w:rsidRDefault="00192633">
            <w:pPr>
              <w:pStyle w:val="NormalWeb"/>
              <w:spacing w:before="0" w:beforeAutospacing="0"/>
              <w:rPr>
                <w:rFonts w:ascii="Lato-Regular" w:hAnsi="Lato-Regular"/>
                <w:color w:val="212529"/>
              </w:rPr>
            </w:pPr>
            <w:r>
              <w:rPr>
                <w:rFonts w:ascii="Lato-Regular" w:hAnsi="Lato-Regular"/>
                <w:color w:val="212529"/>
              </w:rPr>
              <w:t>Mortality in China</w:t>
            </w:r>
          </w:p>
        </w:tc>
        <w:tc>
          <w:tcPr>
            <w:tcW w:w="2742" w:type="dxa"/>
          </w:tcPr>
          <w:p w14:paraId="66EA4605" w14:textId="4414DF5D" w:rsidR="00DB37FD" w:rsidRDefault="00450542">
            <w:pPr>
              <w:pStyle w:val="NormalWeb"/>
              <w:spacing w:before="0" w:beforeAutospacing="0"/>
              <w:rPr>
                <w:rFonts w:ascii="Lato-Regular" w:hAnsi="Lato-Regular"/>
                <w:color w:val="212529"/>
              </w:rPr>
            </w:pPr>
            <w:r>
              <w:rPr>
                <w:rFonts w:ascii="Lato-Regular" w:hAnsi="Lato-Regular"/>
                <w:color w:val="212529"/>
              </w:rPr>
              <w:t>~2.44 Million</w:t>
            </w:r>
          </w:p>
        </w:tc>
      </w:tr>
      <w:tr w:rsidR="00DB37FD" w14:paraId="4E263CE4" w14:textId="77777777" w:rsidTr="002E48DB">
        <w:trPr>
          <w:jc w:val="center"/>
        </w:trPr>
        <w:tc>
          <w:tcPr>
            <w:tcW w:w="2742" w:type="dxa"/>
          </w:tcPr>
          <w:p w14:paraId="507B7BBC" w14:textId="44F9D679" w:rsidR="00DB37FD" w:rsidRDefault="00450542">
            <w:pPr>
              <w:pStyle w:val="NormalWeb"/>
              <w:spacing w:before="0" w:beforeAutospacing="0"/>
              <w:rPr>
                <w:rFonts w:ascii="Lato-Regular" w:hAnsi="Lato-Regular"/>
                <w:color w:val="212529"/>
              </w:rPr>
            </w:pPr>
            <w:r>
              <w:rPr>
                <w:rFonts w:ascii="Lato-Regular" w:hAnsi="Lato-Regular"/>
                <w:color w:val="212529"/>
              </w:rPr>
              <w:t>Mortality in India</w:t>
            </w:r>
          </w:p>
        </w:tc>
        <w:tc>
          <w:tcPr>
            <w:tcW w:w="2742" w:type="dxa"/>
          </w:tcPr>
          <w:p w14:paraId="2C46C27A" w14:textId="18ED1B35" w:rsidR="00DB37FD" w:rsidRDefault="000D7E44">
            <w:pPr>
              <w:pStyle w:val="NormalWeb"/>
              <w:spacing w:before="0" w:beforeAutospacing="0"/>
              <w:rPr>
                <w:rFonts w:ascii="Lato-Regular" w:hAnsi="Lato-Regular"/>
                <w:color w:val="212529"/>
              </w:rPr>
            </w:pPr>
            <w:r>
              <w:rPr>
                <w:rFonts w:ascii="Lato-Regular" w:hAnsi="Lato-Regular"/>
                <w:color w:val="212529"/>
              </w:rPr>
              <w:t>~2.18 Million</w:t>
            </w:r>
            <w:r>
              <w:rPr>
                <w:rFonts w:ascii="Lato-Regular" w:hAnsi="Lato-Regular"/>
                <w:color w:val="212529"/>
              </w:rPr>
              <w:tab/>
            </w:r>
          </w:p>
        </w:tc>
      </w:tr>
      <w:tr w:rsidR="00DB37FD" w14:paraId="24C6BB64" w14:textId="77777777" w:rsidTr="002E48DB">
        <w:trPr>
          <w:jc w:val="center"/>
        </w:trPr>
        <w:tc>
          <w:tcPr>
            <w:tcW w:w="2742" w:type="dxa"/>
          </w:tcPr>
          <w:p w14:paraId="0583C429" w14:textId="0891DDAF" w:rsidR="00DB37FD" w:rsidRDefault="000D7E44">
            <w:pPr>
              <w:pStyle w:val="NormalWeb"/>
              <w:spacing w:before="0" w:beforeAutospacing="0"/>
              <w:rPr>
                <w:rFonts w:ascii="Lato-Regular" w:hAnsi="Lato-Regular"/>
                <w:color w:val="212529"/>
              </w:rPr>
            </w:pPr>
            <w:r>
              <w:rPr>
                <w:rFonts w:ascii="Lato-Regular" w:hAnsi="Lato-Regular"/>
                <w:color w:val="212529"/>
              </w:rPr>
              <w:t>Premature Deaths (USA)</w:t>
            </w:r>
          </w:p>
        </w:tc>
        <w:tc>
          <w:tcPr>
            <w:tcW w:w="2742" w:type="dxa"/>
          </w:tcPr>
          <w:p w14:paraId="2B091297" w14:textId="28D714E3" w:rsidR="00DB37FD" w:rsidRDefault="000D7E44">
            <w:pPr>
              <w:pStyle w:val="NormalWeb"/>
              <w:spacing w:before="0" w:beforeAutospacing="0"/>
              <w:rPr>
                <w:rFonts w:ascii="Lato-Regular" w:hAnsi="Lato-Regular"/>
                <w:color w:val="212529"/>
              </w:rPr>
            </w:pPr>
            <w:r>
              <w:rPr>
                <w:rFonts w:ascii="Lato-Regular" w:hAnsi="Lato-Regular"/>
                <w:color w:val="212529"/>
              </w:rPr>
              <w:tab/>
              <w:t>350,000</w:t>
            </w:r>
          </w:p>
        </w:tc>
      </w:tr>
      <w:tr w:rsidR="00DB37FD" w14:paraId="42D7BA58" w14:textId="77777777" w:rsidTr="002E48DB">
        <w:trPr>
          <w:jc w:val="center"/>
        </w:trPr>
        <w:tc>
          <w:tcPr>
            <w:tcW w:w="2742" w:type="dxa"/>
          </w:tcPr>
          <w:p w14:paraId="770FB248" w14:textId="17464EDC" w:rsidR="00DB37FD" w:rsidRDefault="001D5FAD">
            <w:pPr>
              <w:pStyle w:val="NormalWeb"/>
              <w:spacing w:before="0" w:beforeAutospacing="0"/>
              <w:rPr>
                <w:rFonts w:ascii="Lato-Regular" w:hAnsi="Lato-Regular"/>
                <w:color w:val="212529"/>
              </w:rPr>
            </w:pPr>
            <w:r>
              <w:rPr>
                <w:rFonts w:ascii="Lato-Regular" w:hAnsi="Lato-Regular"/>
                <w:color w:val="212529"/>
              </w:rPr>
              <w:t>Child Deaths (&lt; 5 yrs) Globally</w:t>
            </w:r>
          </w:p>
        </w:tc>
        <w:tc>
          <w:tcPr>
            <w:tcW w:w="2742" w:type="dxa"/>
          </w:tcPr>
          <w:p w14:paraId="303774E2" w14:textId="07D9FD39" w:rsidR="00DB37FD" w:rsidRDefault="001D5FAD">
            <w:pPr>
              <w:pStyle w:val="NormalWeb"/>
              <w:spacing w:before="0" w:beforeAutospacing="0"/>
              <w:rPr>
                <w:rFonts w:ascii="Lato-Regular" w:hAnsi="Lato-Regular"/>
                <w:color w:val="212529"/>
              </w:rPr>
            </w:pPr>
            <w:r>
              <w:rPr>
                <w:rFonts w:ascii="Lato-Regular" w:hAnsi="Lato-Regular"/>
                <w:color w:val="212529"/>
              </w:rPr>
              <w:t>~709,000 (air pollution total)</w:t>
            </w:r>
          </w:p>
        </w:tc>
      </w:tr>
    </w:tbl>
    <w:p w14:paraId="1A0BA1BF" w14:textId="77777777" w:rsidR="00172FF6" w:rsidRDefault="00172FF6">
      <w:pPr>
        <w:pStyle w:val="NormalWeb"/>
        <w:shd w:val="clear" w:color="auto" w:fill="FFFFFF"/>
        <w:spacing w:before="0" w:beforeAutospacing="0"/>
        <w:rPr>
          <w:rFonts w:ascii="Lato-Regular" w:hAnsi="Lato-Regular"/>
          <w:color w:val="212529"/>
        </w:rPr>
      </w:pPr>
    </w:p>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4122"/>
        <w:gridCol w:w="2702"/>
        <w:gridCol w:w="2656"/>
      </w:tblGrid>
      <w:tr w:rsidR="005D5BE2" w14:paraId="47010EB1" w14:textId="77777777">
        <w:tc>
          <w:tcPr>
            <w:tcW w:w="0" w:type="auto"/>
            <w:tcBorders>
              <w:bottom w:val="single" w:sz="6" w:space="0" w:color="D2D2D2"/>
            </w:tcBorders>
            <w:shd w:val="clear" w:color="auto" w:fill="FFFFFF"/>
            <w:tcMar>
              <w:top w:w="120" w:type="dxa"/>
              <w:left w:w="0" w:type="dxa"/>
              <w:bottom w:w="120" w:type="dxa"/>
              <w:right w:w="240" w:type="dxa"/>
            </w:tcMar>
            <w:hideMark/>
          </w:tcPr>
          <w:p w14:paraId="53F35DC3" w14:textId="77777777" w:rsidR="005D5BE2" w:rsidRDefault="005D5BE2">
            <w:pPr>
              <w:spacing w:line="330" w:lineRule="atLeast"/>
              <w:rPr>
                <w:rFonts w:ascii="Arial" w:eastAsia="Times New Roman" w:hAnsi="Arial" w:cs="Arial"/>
                <w:b/>
                <w:bCs/>
                <w:color w:val="0A0A0A"/>
                <w:sz w:val="21"/>
                <w:szCs w:val="21"/>
              </w:rPr>
            </w:pPr>
            <w:r>
              <w:rPr>
                <w:rFonts w:ascii="Arial" w:eastAsia="Times New Roman" w:hAnsi="Arial" w:cs="Arial"/>
                <w:b/>
                <w:bCs/>
                <w:color w:val="0A0A0A"/>
                <w:sz w:val="21"/>
                <w:szCs w:val="21"/>
              </w:rPr>
              <w:lastRenderedPageBreak/>
              <w:t>Disease Category</w:t>
            </w:r>
            <w:r>
              <w:rPr>
                <w:rStyle w:val="vkekvd"/>
                <w:rFonts w:ascii="Arial" w:eastAsia="Times New Roman" w:hAnsi="Arial" w:cs="Arial"/>
                <w:b/>
                <w:bCs/>
                <w:color w:val="0A0A0A"/>
                <w:sz w:val="21"/>
                <w:szCs w:val="21"/>
              </w:rPr>
              <w:t> </w:t>
            </w:r>
          </w:p>
        </w:tc>
        <w:tc>
          <w:tcPr>
            <w:tcW w:w="0" w:type="auto"/>
            <w:tcBorders>
              <w:bottom w:val="single" w:sz="6" w:space="0" w:color="D2D2D2"/>
            </w:tcBorders>
            <w:shd w:val="clear" w:color="auto" w:fill="FFFFFF"/>
            <w:tcMar>
              <w:top w:w="120" w:type="dxa"/>
              <w:left w:w="0" w:type="dxa"/>
              <w:bottom w:w="120" w:type="dxa"/>
              <w:right w:w="240" w:type="dxa"/>
            </w:tcMar>
            <w:hideMark/>
          </w:tcPr>
          <w:p w14:paraId="3A60F6F4" w14:textId="77777777" w:rsidR="005D5BE2" w:rsidRDefault="005D5BE2">
            <w:pPr>
              <w:spacing w:line="330" w:lineRule="atLeast"/>
              <w:rPr>
                <w:rFonts w:ascii="Arial" w:eastAsia="Times New Roman" w:hAnsi="Arial" w:cs="Arial"/>
                <w:b/>
                <w:bCs/>
                <w:color w:val="0A0A0A"/>
                <w:sz w:val="21"/>
                <w:szCs w:val="21"/>
              </w:rPr>
            </w:pPr>
            <w:r>
              <w:rPr>
                <w:rFonts w:ascii="Arial" w:eastAsia="Times New Roman" w:hAnsi="Arial" w:cs="Arial"/>
                <w:b/>
                <w:bCs/>
                <w:color w:val="0A0A0A"/>
                <w:sz w:val="21"/>
                <w:szCs w:val="21"/>
              </w:rPr>
              <w:t>Estimated Annual Deaths</w:t>
            </w:r>
          </w:p>
        </w:tc>
        <w:tc>
          <w:tcPr>
            <w:tcW w:w="0" w:type="auto"/>
            <w:tcBorders>
              <w:bottom w:val="single" w:sz="6" w:space="0" w:color="D2D2D2"/>
            </w:tcBorders>
            <w:shd w:val="clear" w:color="auto" w:fill="FFFFFF"/>
            <w:tcMar>
              <w:top w:w="120" w:type="dxa"/>
              <w:left w:w="0" w:type="dxa"/>
              <w:bottom w:w="120" w:type="dxa"/>
              <w:right w:w="0" w:type="dxa"/>
            </w:tcMar>
            <w:hideMark/>
          </w:tcPr>
          <w:p w14:paraId="34EEC4CF" w14:textId="77777777" w:rsidR="005D5BE2" w:rsidRDefault="005D5BE2">
            <w:pPr>
              <w:spacing w:line="330" w:lineRule="atLeast"/>
              <w:rPr>
                <w:rFonts w:ascii="Arial" w:eastAsia="Times New Roman" w:hAnsi="Arial" w:cs="Arial"/>
                <w:b/>
                <w:bCs/>
                <w:color w:val="0A0A0A"/>
                <w:sz w:val="21"/>
                <w:szCs w:val="21"/>
              </w:rPr>
            </w:pPr>
            <w:r>
              <w:rPr>
                <w:rFonts w:ascii="Arial" w:eastAsia="Times New Roman" w:hAnsi="Arial" w:cs="Arial"/>
                <w:b/>
                <w:bCs/>
                <w:color w:val="0A0A0A"/>
                <w:sz w:val="21"/>
                <w:szCs w:val="21"/>
              </w:rPr>
              <w:t>Key Mechanism</w:t>
            </w:r>
          </w:p>
        </w:tc>
      </w:tr>
      <w:tr w:rsidR="005D5BE2" w14:paraId="5CAD1475" w14:textId="77777777">
        <w:tc>
          <w:tcPr>
            <w:tcW w:w="0" w:type="auto"/>
            <w:tcBorders>
              <w:bottom w:val="single" w:sz="6" w:space="0" w:color="D2D2D2"/>
            </w:tcBorders>
            <w:shd w:val="clear" w:color="auto" w:fill="FFFFFF"/>
            <w:tcMar>
              <w:top w:w="180" w:type="dxa"/>
              <w:left w:w="0" w:type="dxa"/>
              <w:bottom w:w="180" w:type="dxa"/>
              <w:right w:w="240" w:type="dxa"/>
            </w:tcMar>
            <w:hideMark/>
          </w:tcPr>
          <w:p w14:paraId="0E9D7FCF" w14:textId="27930A2A" w:rsidR="005D5BE2" w:rsidRDefault="000926C6">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Ischemic</w:t>
            </w:r>
            <w:r w:rsidR="005D5BE2">
              <w:rPr>
                <w:rStyle w:val="Strong"/>
                <w:rFonts w:ascii="Arial" w:eastAsia="Times New Roman" w:hAnsi="Arial" w:cs="Arial"/>
                <w:color w:val="0A0A0A"/>
                <w:sz w:val="21"/>
                <w:szCs w:val="21"/>
              </w:rPr>
              <w:t xml:space="preserve"> Heart Disease</w:t>
            </w:r>
          </w:p>
        </w:tc>
        <w:tc>
          <w:tcPr>
            <w:tcW w:w="0" w:type="auto"/>
            <w:tcBorders>
              <w:bottom w:val="single" w:sz="6" w:space="0" w:color="D2D2D2"/>
            </w:tcBorders>
            <w:shd w:val="clear" w:color="auto" w:fill="FFFFFF"/>
            <w:tcMar>
              <w:top w:w="180" w:type="dxa"/>
              <w:left w:w="0" w:type="dxa"/>
              <w:bottom w:w="180" w:type="dxa"/>
              <w:right w:w="240" w:type="dxa"/>
            </w:tcMar>
            <w:hideMark/>
          </w:tcPr>
          <w:p w14:paraId="4B3CE411"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30% of total PM2.5 deaths</w:t>
            </w:r>
          </w:p>
        </w:tc>
        <w:tc>
          <w:tcPr>
            <w:tcW w:w="0" w:type="auto"/>
            <w:tcBorders>
              <w:bottom w:val="single" w:sz="6" w:space="0" w:color="D2D2D2"/>
            </w:tcBorders>
            <w:shd w:val="clear" w:color="auto" w:fill="FFFFFF"/>
            <w:tcMar>
              <w:top w:w="180" w:type="dxa"/>
              <w:left w:w="0" w:type="dxa"/>
              <w:bottom w:w="180" w:type="dxa"/>
              <w:right w:w="0" w:type="dxa"/>
            </w:tcMar>
            <w:hideMark/>
          </w:tcPr>
          <w:p w14:paraId="7A063F08"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Increased cardiovascular risk</w:t>
            </w:r>
          </w:p>
        </w:tc>
      </w:tr>
      <w:tr w:rsidR="005D5BE2" w14:paraId="50826DB7" w14:textId="77777777">
        <w:tc>
          <w:tcPr>
            <w:tcW w:w="0" w:type="auto"/>
            <w:tcBorders>
              <w:bottom w:val="single" w:sz="6" w:space="0" w:color="D2D2D2"/>
            </w:tcBorders>
            <w:shd w:val="clear" w:color="auto" w:fill="FFFFFF"/>
            <w:tcMar>
              <w:top w:w="180" w:type="dxa"/>
              <w:left w:w="0" w:type="dxa"/>
              <w:bottom w:w="180" w:type="dxa"/>
              <w:right w:w="240" w:type="dxa"/>
            </w:tcMar>
            <w:hideMark/>
          </w:tcPr>
          <w:p w14:paraId="76F6C4C3" w14:textId="77777777" w:rsidR="005D5BE2" w:rsidRDefault="005D5BE2">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Stroke</w:t>
            </w:r>
          </w:p>
        </w:tc>
        <w:tc>
          <w:tcPr>
            <w:tcW w:w="0" w:type="auto"/>
            <w:tcBorders>
              <w:bottom w:val="single" w:sz="6" w:space="0" w:color="D2D2D2"/>
            </w:tcBorders>
            <w:shd w:val="clear" w:color="auto" w:fill="FFFFFF"/>
            <w:tcMar>
              <w:top w:w="180" w:type="dxa"/>
              <w:left w:w="0" w:type="dxa"/>
              <w:bottom w:w="180" w:type="dxa"/>
              <w:right w:w="240" w:type="dxa"/>
            </w:tcMar>
            <w:hideMark/>
          </w:tcPr>
          <w:p w14:paraId="73E75B22"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16% of total PM2.5 deaths</w:t>
            </w:r>
          </w:p>
        </w:tc>
        <w:tc>
          <w:tcPr>
            <w:tcW w:w="0" w:type="auto"/>
            <w:tcBorders>
              <w:bottom w:val="single" w:sz="6" w:space="0" w:color="D2D2D2"/>
            </w:tcBorders>
            <w:shd w:val="clear" w:color="auto" w:fill="FFFFFF"/>
            <w:tcMar>
              <w:top w:w="180" w:type="dxa"/>
              <w:left w:w="0" w:type="dxa"/>
              <w:bottom w:w="180" w:type="dxa"/>
              <w:right w:w="0" w:type="dxa"/>
            </w:tcMar>
            <w:hideMark/>
          </w:tcPr>
          <w:p w14:paraId="0DA00F95"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Vascular damage</w:t>
            </w:r>
          </w:p>
        </w:tc>
      </w:tr>
      <w:tr w:rsidR="005D5BE2" w14:paraId="0EFE10C7" w14:textId="77777777">
        <w:tc>
          <w:tcPr>
            <w:tcW w:w="0" w:type="auto"/>
            <w:tcBorders>
              <w:bottom w:val="single" w:sz="6" w:space="0" w:color="D2D2D2"/>
            </w:tcBorders>
            <w:shd w:val="clear" w:color="auto" w:fill="FFFFFF"/>
            <w:tcMar>
              <w:top w:w="180" w:type="dxa"/>
              <w:left w:w="0" w:type="dxa"/>
              <w:bottom w:w="180" w:type="dxa"/>
              <w:right w:w="240" w:type="dxa"/>
            </w:tcMar>
            <w:hideMark/>
          </w:tcPr>
          <w:p w14:paraId="36B7F43A" w14:textId="77777777" w:rsidR="005D5BE2" w:rsidRDefault="005D5BE2">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Chronic Obstructive Pulmonary Disease</w:t>
            </w:r>
          </w:p>
        </w:tc>
        <w:tc>
          <w:tcPr>
            <w:tcW w:w="0" w:type="auto"/>
            <w:tcBorders>
              <w:bottom w:val="single" w:sz="6" w:space="0" w:color="D2D2D2"/>
            </w:tcBorders>
            <w:shd w:val="clear" w:color="auto" w:fill="FFFFFF"/>
            <w:tcMar>
              <w:top w:w="180" w:type="dxa"/>
              <w:left w:w="0" w:type="dxa"/>
              <w:bottom w:w="180" w:type="dxa"/>
              <w:right w:w="240" w:type="dxa"/>
            </w:tcMar>
            <w:hideMark/>
          </w:tcPr>
          <w:p w14:paraId="4A211A61"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16% of total PM2.5 deaths</w:t>
            </w:r>
          </w:p>
        </w:tc>
        <w:tc>
          <w:tcPr>
            <w:tcW w:w="0" w:type="auto"/>
            <w:tcBorders>
              <w:bottom w:val="single" w:sz="6" w:space="0" w:color="D2D2D2"/>
            </w:tcBorders>
            <w:shd w:val="clear" w:color="auto" w:fill="FFFFFF"/>
            <w:tcMar>
              <w:top w:w="180" w:type="dxa"/>
              <w:left w:w="0" w:type="dxa"/>
              <w:bottom w:w="180" w:type="dxa"/>
              <w:right w:w="0" w:type="dxa"/>
            </w:tcMar>
            <w:hideMark/>
          </w:tcPr>
          <w:p w14:paraId="72FDD5C0"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Long-term breathing issues</w:t>
            </w:r>
          </w:p>
        </w:tc>
      </w:tr>
      <w:tr w:rsidR="005D5BE2" w14:paraId="315192E2" w14:textId="77777777">
        <w:tc>
          <w:tcPr>
            <w:tcW w:w="0" w:type="auto"/>
            <w:tcBorders>
              <w:bottom w:val="single" w:sz="6" w:space="0" w:color="D2D2D2"/>
            </w:tcBorders>
            <w:shd w:val="clear" w:color="auto" w:fill="FFFFFF"/>
            <w:tcMar>
              <w:top w:w="180" w:type="dxa"/>
              <w:left w:w="0" w:type="dxa"/>
              <w:bottom w:w="180" w:type="dxa"/>
              <w:right w:w="240" w:type="dxa"/>
            </w:tcMar>
            <w:hideMark/>
          </w:tcPr>
          <w:p w14:paraId="43D656AB" w14:textId="77777777" w:rsidR="005D5BE2" w:rsidRDefault="005D5BE2">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Lower Respiratory Infections</w:t>
            </w:r>
          </w:p>
        </w:tc>
        <w:tc>
          <w:tcPr>
            <w:tcW w:w="0" w:type="auto"/>
            <w:tcBorders>
              <w:bottom w:val="single" w:sz="6" w:space="0" w:color="D2D2D2"/>
            </w:tcBorders>
            <w:shd w:val="clear" w:color="auto" w:fill="FFFFFF"/>
            <w:tcMar>
              <w:top w:w="180" w:type="dxa"/>
              <w:left w:w="0" w:type="dxa"/>
              <w:bottom w:w="180" w:type="dxa"/>
              <w:right w:w="240" w:type="dxa"/>
            </w:tcMar>
            <w:hideMark/>
          </w:tcPr>
          <w:p w14:paraId="10C7B6B1"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~8% of total PM2.5 deaths</w:t>
            </w:r>
          </w:p>
        </w:tc>
        <w:tc>
          <w:tcPr>
            <w:tcW w:w="0" w:type="auto"/>
            <w:tcBorders>
              <w:bottom w:val="single" w:sz="6" w:space="0" w:color="D2D2D2"/>
            </w:tcBorders>
            <w:shd w:val="clear" w:color="auto" w:fill="FFFFFF"/>
            <w:tcMar>
              <w:top w:w="180" w:type="dxa"/>
              <w:left w:w="0" w:type="dxa"/>
              <w:bottom w:w="180" w:type="dxa"/>
              <w:right w:w="0" w:type="dxa"/>
            </w:tcMar>
            <w:hideMark/>
          </w:tcPr>
          <w:p w14:paraId="58B84C3D"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Severe infection (kids)</w:t>
            </w:r>
          </w:p>
        </w:tc>
      </w:tr>
      <w:tr w:rsidR="005D5BE2" w14:paraId="03391CA6" w14:textId="77777777">
        <w:tc>
          <w:tcPr>
            <w:tcW w:w="0" w:type="auto"/>
            <w:tcBorders>
              <w:bottom w:val="nil"/>
            </w:tcBorders>
            <w:shd w:val="clear" w:color="auto" w:fill="FFFFFF"/>
            <w:tcMar>
              <w:top w:w="180" w:type="dxa"/>
              <w:left w:w="0" w:type="dxa"/>
              <w:bottom w:w="180" w:type="dxa"/>
              <w:right w:w="240" w:type="dxa"/>
            </w:tcMar>
            <w:hideMark/>
          </w:tcPr>
          <w:p w14:paraId="217CAFF6" w14:textId="77777777" w:rsidR="005D5BE2" w:rsidRDefault="005D5BE2">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Diabetes (Type 2)</w:t>
            </w:r>
          </w:p>
        </w:tc>
        <w:tc>
          <w:tcPr>
            <w:tcW w:w="0" w:type="auto"/>
            <w:tcBorders>
              <w:bottom w:val="nil"/>
            </w:tcBorders>
            <w:shd w:val="clear" w:color="auto" w:fill="FFFFFF"/>
            <w:tcMar>
              <w:top w:w="180" w:type="dxa"/>
              <w:left w:w="0" w:type="dxa"/>
              <w:bottom w:w="180" w:type="dxa"/>
              <w:right w:w="240" w:type="dxa"/>
            </w:tcMar>
            <w:hideMark/>
          </w:tcPr>
          <w:p w14:paraId="47772B43"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6% of total PM2.5 deaths</w:t>
            </w:r>
          </w:p>
        </w:tc>
        <w:tc>
          <w:tcPr>
            <w:tcW w:w="0" w:type="auto"/>
            <w:tcBorders>
              <w:bottom w:val="nil"/>
            </w:tcBorders>
            <w:shd w:val="clear" w:color="auto" w:fill="FFFFFF"/>
            <w:tcMar>
              <w:top w:w="180" w:type="dxa"/>
              <w:left w:w="0" w:type="dxa"/>
              <w:bottom w:w="180" w:type="dxa"/>
              <w:right w:w="0" w:type="dxa"/>
            </w:tcMar>
            <w:hideMark/>
          </w:tcPr>
          <w:p w14:paraId="41C37A56" w14:textId="77777777" w:rsidR="005D5BE2" w:rsidRDefault="005D5BE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Metabolic disruption</w:t>
            </w:r>
          </w:p>
        </w:tc>
      </w:tr>
    </w:tbl>
    <w:p w14:paraId="29F7D5C8" w14:textId="37B299BA" w:rsidR="000B69AC" w:rsidRDefault="002801B5">
      <w:pPr>
        <w:pStyle w:val="NormalWeb"/>
        <w:shd w:val="clear" w:color="auto" w:fill="FFFFFF"/>
        <w:spacing w:before="0" w:beforeAutospacing="0"/>
        <w:rPr>
          <w:rFonts w:ascii="Lato-Regular" w:hAnsi="Lato-Regular"/>
          <w:color w:val="212529"/>
        </w:rPr>
      </w:pPr>
      <w:hyperlink r:id="rId59" w:anchor=":~:text=Globally,%20all%20cause%20excess%20deaths,number%20of%20attributable%20deaths%20substantially." w:history="1">
        <w:r w:rsidRPr="002801B5">
          <w:rPr>
            <w:rStyle w:val="Hyperlink"/>
            <w:rFonts w:ascii="Lato-Regular" w:hAnsi="Lato-Regular"/>
          </w:rPr>
          <w:t>BMJ. 2023 Nov 29</w:t>
        </w:r>
      </w:hyperlink>
    </w:p>
    <w:p w14:paraId="24A08FB2" w14:textId="77777777" w:rsidR="00B11FA5" w:rsidRDefault="00B11FA5" w:rsidP="00EE4C38">
      <w:pPr>
        <w:spacing w:line="276" w:lineRule="auto"/>
        <w:rPr>
          <w:rFonts w:asciiTheme="minorHAnsi" w:hAnsiTheme="minorHAnsi" w:cstheme="minorHAnsi"/>
          <w:sz w:val="28"/>
          <w:szCs w:val="28"/>
        </w:rPr>
      </w:pPr>
    </w:p>
    <w:p w14:paraId="4B4E3056" w14:textId="77777777" w:rsidR="000C42D9" w:rsidRDefault="000C42D9" w:rsidP="00EE4C38">
      <w:pPr>
        <w:spacing w:line="276" w:lineRule="auto"/>
        <w:rPr>
          <w:rFonts w:asciiTheme="minorHAnsi" w:hAnsiTheme="minorHAnsi" w:cstheme="minorHAnsi"/>
          <w:sz w:val="28"/>
          <w:szCs w:val="28"/>
        </w:rPr>
        <w:sectPr w:rsidR="000C42D9" w:rsidSect="00157EB3">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p w14:paraId="5B776E05" w14:textId="77777777" w:rsidR="00754421" w:rsidRDefault="00754421" w:rsidP="00EE4C38">
      <w:pPr>
        <w:spacing w:line="276" w:lineRule="auto"/>
        <w:rPr>
          <w:rFonts w:asciiTheme="minorHAnsi" w:hAnsiTheme="minorHAnsi" w:cstheme="minorHAnsi"/>
          <w:sz w:val="28"/>
          <w:szCs w:val="28"/>
        </w:rPr>
        <w:sectPr w:rsidR="00754421" w:rsidSect="000C42D9">
          <w:type w:val="continuous"/>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p w14:paraId="3288D5F9" w14:textId="7469CF3B" w:rsidR="006D78DB" w:rsidRDefault="00B57938" w:rsidP="001C6F66">
      <w:pPr>
        <w:pStyle w:val="df3vjf"/>
        <w:shd w:val="clear" w:color="auto" w:fill="FFFFFF"/>
        <w:spacing w:before="0" w:beforeAutospacing="0" w:after="180" w:afterAutospacing="0" w:line="360" w:lineRule="atLeast"/>
        <w:ind w:left="720"/>
        <w:rPr>
          <w:rStyle w:val="t286pc"/>
          <w:rFonts w:ascii="Arial" w:eastAsia="Times New Roman" w:hAnsi="Arial" w:cs="Arial"/>
          <w:color w:val="0A0A0A"/>
        </w:rPr>
      </w:pPr>
      <w:r>
        <w:rPr>
          <w:rStyle w:val="Strong"/>
          <w:rFonts w:ascii="Arial" w:eastAsia="Times New Roman" w:hAnsi="Arial" w:cs="Arial"/>
          <w:color w:val="0A0A0A"/>
        </w:rPr>
        <w:lastRenderedPageBreak/>
        <w:t xml:space="preserve">• </w:t>
      </w:r>
      <w:r w:rsidR="00F32175">
        <w:rPr>
          <w:rFonts w:asciiTheme="minorHAnsi" w:hAnsiTheme="minorHAnsi" w:cstheme="minorHAnsi"/>
          <w:noProof/>
          <w:sz w:val="28"/>
          <w:szCs w:val="28"/>
        </w:rPr>
        <w:drawing>
          <wp:anchor distT="0" distB="0" distL="114300" distR="114300" simplePos="0" relativeHeight="251658254" behindDoc="0" locked="0" layoutInCell="1" allowOverlap="1" wp14:anchorId="174FBCE0" wp14:editId="30CAC76C">
            <wp:simplePos x="0" y="0"/>
            <wp:positionH relativeFrom="column">
              <wp:posOffset>-309880</wp:posOffset>
            </wp:positionH>
            <wp:positionV relativeFrom="paragraph">
              <wp:posOffset>0</wp:posOffset>
            </wp:positionV>
            <wp:extent cx="6229985" cy="3169285"/>
            <wp:effectExtent l="0" t="0" r="0" b="0"/>
            <wp:wrapTopAndBottom/>
            <wp:docPr id="1522471492" name="Picture 2">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1492" name="Picture 2">
                      <a:hlinkClick r:id="rId58"/>
                    </pic:cNvPr>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229985" cy="3169285"/>
                    </a:xfrm>
                    <a:prstGeom prst="rect">
                      <a:avLst/>
                    </a:prstGeom>
                  </pic:spPr>
                </pic:pic>
              </a:graphicData>
            </a:graphic>
            <wp14:sizeRelH relativeFrom="margin">
              <wp14:pctWidth>0</wp14:pctWidth>
            </wp14:sizeRelH>
            <wp14:sizeRelV relativeFrom="margin">
              <wp14:pctHeight>0</wp14:pctHeight>
            </wp14:sizeRelV>
          </wp:anchor>
        </w:drawing>
      </w:r>
      <w:r>
        <w:rPr>
          <w:rStyle w:val="Strong"/>
          <w:rFonts w:ascii="Arial" w:eastAsia="Times New Roman" w:hAnsi="Arial" w:cs="Arial"/>
          <w:color w:val="0A0A0A"/>
        </w:rPr>
        <w:t>so for this:</w:t>
      </w:r>
    </w:p>
    <w:p w14:paraId="308100B4" w14:textId="542DBF81" w:rsidR="00754421" w:rsidRDefault="001C6F66" w:rsidP="00754421">
      <w:pPr>
        <w:pStyle w:val="df3vjf"/>
        <w:numPr>
          <w:ilvl w:val="0"/>
          <w:numId w:val="5"/>
        </w:numPr>
        <w:shd w:val="clear" w:color="auto" w:fill="FFFFFF"/>
        <w:spacing w:before="0" w:beforeAutospacing="0" w:after="180" w:afterAutospacing="0" w:line="360" w:lineRule="atLeast"/>
        <w:rPr>
          <w:rFonts w:ascii="Arial" w:eastAsia="Times New Roman" w:hAnsi="Arial" w:cs="Arial"/>
          <w:color w:val="0A0A0A"/>
        </w:rPr>
      </w:pPr>
      <w:r w:rsidRPr="001C6F66">
        <w:rPr>
          <w:rStyle w:val="t286pc"/>
          <w:rFonts w:ascii="Arial" w:eastAsia="Times New Roman" w:hAnsi="Arial" w:cs="Arial"/>
          <w:b/>
          <w:bCs/>
          <w:color w:val="0A0A0A"/>
        </w:rPr>
        <w:t>Economic Cost</w:t>
      </w:r>
      <w:r>
        <w:rPr>
          <w:rStyle w:val="t286pc"/>
          <w:rFonts w:ascii="Arial" w:eastAsia="Times New Roman" w:hAnsi="Arial" w:cs="Arial"/>
          <w:color w:val="0A0A0A"/>
        </w:rPr>
        <w:t xml:space="preserve">: </w:t>
      </w:r>
      <w:r w:rsidR="00754421">
        <w:rPr>
          <w:rStyle w:val="t286pc"/>
          <w:rFonts w:ascii="Arial" w:eastAsia="Times New Roman" w:hAnsi="Arial" w:cs="Arial"/>
          <w:color w:val="0A0A0A"/>
        </w:rPr>
        <w:t>The annual global cost of health damages from fossil fuel pollution is estimated at </w:t>
      </w:r>
      <w:r w:rsidR="00754421">
        <w:rPr>
          <w:rStyle w:val="Strong"/>
          <w:rFonts w:ascii="Arial" w:eastAsia="Times New Roman" w:hAnsi="Arial" w:cs="Arial"/>
          <w:color w:val="0A0A0A"/>
        </w:rPr>
        <w:t>US$ 8.1 trillion a year</w:t>
      </w:r>
      <w:r w:rsidR="00754421">
        <w:rPr>
          <w:rStyle w:val="t286pc"/>
          <w:rFonts w:ascii="Arial" w:eastAsia="Times New Roman" w:hAnsi="Arial" w:cs="Arial"/>
          <w:color w:val="0A0A0A"/>
        </w:rPr>
        <w:t>, or 6.1% of global GDP. In the US, the health impacts of fossil fuel electricity cost up to </w:t>
      </w:r>
      <w:r w:rsidR="00754421">
        <w:rPr>
          <w:rStyle w:val="Strong"/>
          <w:rFonts w:ascii="Arial" w:eastAsia="Times New Roman" w:hAnsi="Arial" w:cs="Arial"/>
          <w:color w:val="0A0A0A"/>
        </w:rPr>
        <w:t>$886.5 billion annually</w:t>
      </w:r>
      <w:r w:rsidR="00754421">
        <w:rPr>
          <w:rStyle w:val="t286pc"/>
          <w:rFonts w:ascii="Arial" w:eastAsia="Times New Roman" w:hAnsi="Arial" w:cs="Arial"/>
          <w:color w:val="0A0A0A"/>
        </w:rPr>
        <w:t>.</w:t>
      </w:r>
    </w:p>
    <w:p w14:paraId="6004CDAF" w14:textId="77777777" w:rsidR="00754421" w:rsidRDefault="00754421" w:rsidP="00754421">
      <w:pPr>
        <w:pStyle w:val="df3vjf"/>
        <w:numPr>
          <w:ilvl w:val="0"/>
          <w:numId w:val="5"/>
        </w:numPr>
        <w:shd w:val="clear" w:color="auto" w:fill="FFFFFF"/>
        <w:spacing w:before="0" w:beforeAutospacing="0" w:after="180" w:afterAutospacing="0" w:line="360" w:lineRule="atLeast"/>
        <w:rPr>
          <w:rStyle w:val="t286pc"/>
          <w:rFonts w:ascii="Arial" w:eastAsia="Times New Roman" w:hAnsi="Arial" w:cs="Arial"/>
          <w:color w:val="0A0A0A"/>
        </w:rPr>
      </w:pPr>
      <w:r>
        <w:rPr>
          <w:rStyle w:val="Strong"/>
          <w:rFonts w:ascii="Arial" w:eastAsia="Times New Roman" w:hAnsi="Arial" w:cs="Arial"/>
          <w:color w:val="0A0A0A"/>
        </w:rPr>
        <w:t>Environmental Injustice:</w:t>
      </w:r>
      <w:r>
        <w:rPr>
          <w:rStyle w:val="t286pc"/>
          <w:rFonts w:ascii="Arial" w:eastAsia="Times New Roman" w:hAnsi="Arial" w:cs="Arial"/>
          <w:color w:val="0A0A0A"/>
        </w:rPr>
        <w:t> Marginalized communities and people of color face disproportionately high exposure to pollution, with 5.5 billion people in the Global South living in areas exceeding WHO air quality guidelines.</w:t>
      </w:r>
    </w:p>
    <w:p w14:paraId="70963026" w14:textId="3F5906DC" w:rsidR="00B57938" w:rsidRDefault="00E304E3" w:rsidP="00754421">
      <w:pPr>
        <w:pStyle w:val="df3vjf"/>
        <w:numPr>
          <w:ilvl w:val="0"/>
          <w:numId w:val="5"/>
        </w:numPr>
        <w:shd w:val="clear" w:color="auto" w:fill="FFFFFF"/>
        <w:spacing w:before="0" w:beforeAutospacing="0" w:after="180" w:afterAutospacing="0" w:line="360" w:lineRule="atLeast"/>
        <w:rPr>
          <w:rFonts w:ascii="Arial" w:eastAsia="Times New Roman" w:hAnsi="Arial" w:cs="Arial"/>
          <w:color w:val="0A0A0A"/>
        </w:rPr>
      </w:pPr>
      <w:r>
        <w:rPr>
          <w:rFonts w:ascii="Arial" w:eastAsia="Times New Roman" w:hAnsi="Arial" w:cs="Arial"/>
          <w:color w:val="0A0A0A"/>
        </w:rPr>
        <w:t>We have to find:</w:t>
      </w:r>
    </w:p>
    <w:p w14:paraId="335399AD" w14:textId="77777777" w:rsidR="00754421" w:rsidRDefault="00754421" w:rsidP="00754421">
      <w:pPr>
        <w:pStyle w:val="df3vjf"/>
        <w:numPr>
          <w:ilvl w:val="0"/>
          <w:numId w:val="5"/>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Solutions:</w:t>
      </w:r>
      <w:r>
        <w:rPr>
          <w:rStyle w:val="t286pc"/>
          <w:rFonts w:ascii="Arial" w:eastAsia="Times New Roman" w:hAnsi="Arial" w:cs="Arial"/>
          <w:color w:val="0A0A0A"/>
        </w:rPr>
        <w:t> A rapid transition to renewable energy (solar, wind) can avoid millions of premature deaths and mitigate climate change.</w:t>
      </w:r>
    </w:p>
    <w:p w14:paraId="34ACCD06" w14:textId="77777777" w:rsidR="00754421" w:rsidRDefault="00754421" w:rsidP="00EE4C38">
      <w:pPr>
        <w:spacing w:line="276" w:lineRule="auto"/>
        <w:rPr>
          <w:rFonts w:asciiTheme="minorHAnsi" w:hAnsiTheme="minorHAnsi" w:cstheme="minorHAnsi"/>
          <w:sz w:val="28"/>
          <w:szCs w:val="28"/>
        </w:rPr>
      </w:pPr>
    </w:p>
    <w:p w14:paraId="54A1987A" w14:textId="01DF31F0" w:rsidR="003E372C" w:rsidRDefault="00754421" w:rsidP="005E7BE2">
      <w:pPr>
        <w:spacing w:line="276" w:lineRule="auto"/>
        <w:rPr>
          <w:rFonts w:asciiTheme="minorHAnsi" w:hAnsiTheme="minorHAnsi" w:cstheme="minorHAnsi"/>
          <w:sz w:val="28"/>
          <w:szCs w:val="28"/>
        </w:rPr>
      </w:pPr>
      <w:r>
        <w:rPr>
          <w:rFonts w:asciiTheme="minorHAnsi" w:hAnsiTheme="minorHAnsi" w:cstheme="minorHAnsi"/>
          <w:sz w:val="28"/>
          <w:szCs w:val="28"/>
        </w:rPr>
        <w:lastRenderedPageBreak/>
        <w:t>●</w:t>
      </w:r>
      <w:r w:rsidR="003E372C">
        <w:rPr>
          <w:rFonts w:asciiTheme="minorHAnsi" w:hAnsiTheme="minorHAnsi" w:cstheme="minorHAnsi"/>
          <w:sz w:val="28"/>
          <w:szCs w:val="28"/>
        </w:rPr>
        <w:t xml:space="preserve">Forests are powerful allies in the fight against climate change . </w:t>
      </w:r>
      <w:r w:rsidR="008268AA">
        <w:rPr>
          <w:rFonts w:asciiTheme="minorHAnsi" w:hAnsiTheme="minorHAnsi" w:cstheme="minorHAnsi"/>
          <w:noProof/>
          <w:sz w:val="28"/>
          <w:szCs w:val="28"/>
        </w:rPr>
        <w:drawing>
          <wp:anchor distT="0" distB="0" distL="114300" distR="114300" simplePos="0" relativeHeight="251658258" behindDoc="0" locked="0" layoutInCell="1" allowOverlap="1" wp14:anchorId="4870B144" wp14:editId="6DA2101E">
            <wp:simplePos x="0" y="0"/>
            <wp:positionH relativeFrom="column">
              <wp:posOffset>888</wp:posOffset>
            </wp:positionH>
            <wp:positionV relativeFrom="paragraph">
              <wp:posOffset>1076177</wp:posOffset>
            </wp:positionV>
            <wp:extent cx="5139690" cy="2044503"/>
            <wp:effectExtent l="0" t="0" r="3810" b="0"/>
            <wp:wrapTopAndBottom/>
            <wp:docPr id="1982629560" name="Picture 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29560" name="Picture 1">
                      <a:hlinkClick r:id="rId50"/>
                    </pic:cNvPr>
                    <pic:cNvPicPr/>
                  </pic:nvPicPr>
                  <pic:blipFill>
                    <a:blip r:embed="rId61">
                      <a:extLst>
                        <a:ext uri="{28A0092B-C50C-407E-A947-70E740481C1C}">
                          <a14:useLocalDpi xmlns:a14="http://schemas.microsoft.com/office/drawing/2010/main" val="0"/>
                        </a:ext>
                      </a:extLst>
                    </a:blip>
                    <a:stretch>
                      <a:fillRect/>
                    </a:stretch>
                  </pic:blipFill>
                  <pic:spPr>
                    <a:xfrm>
                      <a:off x="0" y="0"/>
                      <a:ext cx="5139690" cy="2044503"/>
                    </a:xfrm>
                    <a:prstGeom prst="rect">
                      <a:avLst/>
                    </a:prstGeom>
                  </pic:spPr>
                </pic:pic>
              </a:graphicData>
            </a:graphic>
            <wp14:sizeRelH relativeFrom="margin">
              <wp14:pctWidth>0</wp14:pctWidth>
            </wp14:sizeRelH>
            <wp14:sizeRelV relativeFrom="margin">
              <wp14:pctHeight>0</wp14:pctHeight>
            </wp14:sizeRelV>
          </wp:anchor>
        </w:drawing>
      </w:r>
      <w:r w:rsidR="003E372C">
        <w:rPr>
          <w:rFonts w:asciiTheme="minorHAnsi" w:hAnsiTheme="minorHAnsi" w:cstheme="minorHAnsi"/>
          <w:sz w:val="28"/>
          <w:szCs w:val="28"/>
        </w:rPr>
        <w:t xml:space="preserve">The science is clear: biodiverse forests capture </w:t>
      </w:r>
      <w:r w:rsidR="003E372C" w:rsidRPr="00842010">
        <w:rPr>
          <w:rFonts w:asciiTheme="minorHAnsi" w:hAnsiTheme="minorHAnsi" w:cstheme="minorHAnsi"/>
          <w:sz w:val="28"/>
          <w:szCs w:val="28"/>
        </w:rPr>
        <w:t>and</w:t>
      </w:r>
      <w:r w:rsidR="003E372C">
        <w:rPr>
          <w:rFonts w:asciiTheme="minorHAnsi" w:hAnsiTheme="minorHAnsi" w:cstheme="minorHAnsi"/>
          <w:sz w:val="28"/>
          <w:szCs w:val="28"/>
        </w:rPr>
        <w:t xml:space="preserve"> store more carbon than single-species plantations.  When we plant a variety of native species, we maximize CO₂ absorption, strengthen ecosystems, and ensure resilience against climate threats.</w:t>
      </w:r>
    </w:p>
    <w:p w14:paraId="56636B3E" w14:textId="77777777" w:rsidR="003E372C" w:rsidRDefault="003E372C" w:rsidP="00D07B86">
      <w:pPr>
        <w:spacing w:line="276" w:lineRule="auto"/>
        <w:rPr>
          <w:rFonts w:asciiTheme="minorHAnsi" w:hAnsiTheme="minorHAnsi" w:cstheme="minorHAnsi"/>
          <w:sz w:val="28"/>
          <w:szCs w:val="28"/>
        </w:rPr>
      </w:pPr>
      <w:r>
        <w:rPr>
          <w:rFonts w:asciiTheme="minorHAnsi" w:hAnsiTheme="minorHAnsi" w:cstheme="minorHAnsi"/>
          <w:sz w:val="28"/>
          <w:szCs w:val="28"/>
        </w:rPr>
        <w:t>Each species plays a unique role:</w:t>
      </w:r>
    </w:p>
    <w:p w14:paraId="3F160B15" w14:textId="25391C33" w:rsidR="003E372C" w:rsidRDefault="00B11FA5" w:rsidP="00D07B86">
      <w:pPr>
        <w:spacing w:line="276" w:lineRule="auto"/>
        <w:rPr>
          <w:rFonts w:asciiTheme="minorHAnsi" w:hAnsiTheme="minorHAnsi" w:cstheme="minorHAnsi"/>
          <w:sz w:val="28"/>
          <w:szCs w:val="28"/>
        </w:rPr>
      </w:pPr>
      <w:r>
        <w:rPr>
          <w:rFonts w:asciiTheme="minorHAnsi" w:hAnsiTheme="minorHAnsi" w:cstheme="minorHAnsi"/>
          <w:sz w:val="28"/>
          <w:szCs w:val="28"/>
        </w:rPr>
        <w:t>☆</w:t>
      </w:r>
      <w:r w:rsidR="003E372C">
        <w:rPr>
          <w:rFonts w:asciiTheme="minorHAnsi" w:hAnsiTheme="minorHAnsi" w:cstheme="minorHAnsi"/>
          <w:sz w:val="28"/>
          <w:szCs w:val="28"/>
        </w:rPr>
        <w:t xml:space="preserve"> Fast-growing trees absorb carbon rapidly.</w:t>
      </w:r>
    </w:p>
    <w:p w14:paraId="4BB3EB23" w14:textId="40CF8DF4" w:rsidR="003E372C" w:rsidRDefault="00B11FA5" w:rsidP="00D07B86">
      <w:pPr>
        <w:spacing w:line="276" w:lineRule="auto"/>
        <w:rPr>
          <w:rFonts w:asciiTheme="minorHAnsi" w:hAnsiTheme="minorHAnsi" w:cstheme="minorHAnsi"/>
          <w:sz w:val="28"/>
          <w:szCs w:val="28"/>
        </w:rPr>
      </w:pPr>
      <w:r>
        <w:rPr>
          <w:rFonts w:asciiTheme="minorHAnsi" w:hAnsiTheme="minorHAnsi" w:cstheme="minorHAnsi"/>
          <w:sz w:val="28"/>
          <w:szCs w:val="28"/>
        </w:rPr>
        <w:t>☆</w:t>
      </w:r>
      <w:r w:rsidR="003E372C">
        <w:rPr>
          <w:rFonts w:asciiTheme="minorHAnsi" w:hAnsiTheme="minorHAnsi" w:cstheme="minorHAnsi"/>
          <w:sz w:val="28"/>
          <w:szCs w:val="28"/>
        </w:rPr>
        <w:t xml:space="preserve"> Long-lived giants store it for centuries.</w:t>
      </w:r>
    </w:p>
    <w:p w14:paraId="3997394D" w14:textId="639AA408" w:rsidR="003E372C" w:rsidRDefault="00B11FA5" w:rsidP="008268AA">
      <w:pPr>
        <w:spacing w:line="276" w:lineRule="auto"/>
        <w:rPr>
          <w:rFonts w:asciiTheme="minorHAnsi" w:hAnsiTheme="minorHAnsi" w:cstheme="minorHAnsi"/>
          <w:sz w:val="28"/>
          <w:szCs w:val="28"/>
        </w:rPr>
      </w:pPr>
      <w:r>
        <w:rPr>
          <w:rFonts w:asciiTheme="minorHAnsi" w:hAnsiTheme="minorHAnsi" w:cstheme="minorHAnsi"/>
          <w:sz w:val="28"/>
          <w:szCs w:val="28"/>
        </w:rPr>
        <w:t>☆</w:t>
      </w:r>
      <w:r w:rsidR="003E372C">
        <w:rPr>
          <w:rFonts w:asciiTheme="minorHAnsi" w:hAnsiTheme="minorHAnsi" w:cstheme="minorHAnsi"/>
          <w:sz w:val="28"/>
          <w:szCs w:val="28"/>
        </w:rPr>
        <w:t xml:space="preserve"> Shrubs and understory plants enrich soils and recycle nutrients.</w:t>
      </w:r>
    </w:p>
    <w:p w14:paraId="76904976" w14:textId="1ADEC724" w:rsidR="003E372C" w:rsidRDefault="003E372C" w:rsidP="008268AA">
      <w:pPr>
        <w:spacing w:line="276" w:lineRule="auto"/>
        <w:rPr>
          <w:rFonts w:asciiTheme="minorHAnsi" w:hAnsiTheme="minorHAnsi" w:cstheme="minorHAnsi"/>
          <w:sz w:val="28"/>
          <w:szCs w:val="28"/>
        </w:rPr>
      </w:pPr>
      <w:r>
        <w:rPr>
          <w:rFonts w:asciiTheme="minorHAnsi" w:hAnsiTheme="minorHAnsi" w:cstheme="minorHAnsi"/>
          <w:sz w:val="28"/>
          <w:szCs w:val="28"/>
        </w:rPr>
        <w:t>Together, they form an interconnected system that can capture up to 40% more carbon compared to monocultures — while protecting wildlife, water sources, and local communities.</w:t>
      </w:r>
    </w:p>
    <w:p w14:paraId="7089F8BE" w14:textId="7E06F7D2" w:rsidR="003E372C" w:rsidRDefault="003E372C" w:rsidP="008268AA">
      <w:pPr>
        <w:spacing w:line="276" w:lineRule="auto"/>
        <w:rPr>
          <w:rFonts w:asciiTheme="minorHAnsi" w:hAnsiTheme="minorHAnsi" w:cstheme="minorHAnsi"/>
          <w:sz w:val="28"/>
          <w:szCs w:val="28"/>
        </w:rPr>
      </w:pPr>
      <w:r>
        <w:rPr>
          <w:rFonts w:asciiTheme="minorHAnsi" w:hAnsiTheme="minorHAnsi" w:cstheme="minorHAnsi"/>
          <w:sz w:val="28"/>
          <w:szCs w:val="28"/>
        </w:rPr>
        <w:t xml:space="preserve">At Reforest Trees, each tree contributes to a healthier, more balanced Earth. </w:t>
      </w:r>
      <w:hyperlink r:id="rId62" w:history="1">
        <w:r w:rsidRPr="00FB53BC">
          <w:rPr>
            <w:rStyle w:val="Hyperlink"/>
            <w:rFonts w:asciiTheme="minorHAnsi" w:hAnsiTheme="minorHAnsi" w:cstheme="minorHAnsi"/>
            <w:sz w:val="28"/>
            <w:szCs w:val="28"/>
          </w:rPr>
          <w:t>https://lnkd.in/dx-kManG</w:t>
        </w:r>
      </w:hyperlink>
    </w:p>
    <w:p w14:paraId="06C2C555" w14:textId="6C604529" w:rsidR="00B20CE1" w:rsidRDefault="00B20CE1" w:rsidP="00137AE7">
      <w:pPr>
        <w:spacing w:line="276" w:lineRule="auto"/>
        <w:rPr>
          <w:rFonts w:asciiTheme="minorHAnsi" w:hAnsiTheme="minorHAnsi" w:cstheme="minorHAnsi"/>
          <w:sz w:val="28"/>
          <w:szCs w:val="28"/>
        </w:rPr>
      </w:pPr>
      <w:r>
        <w:rPr>
          <w:rFonts w:asciiTheme="minorHAnsi" w:hAnsiTheme="minorHAnsi" w:cstheme="minorHAnsi"/>
          <w:sz w:val="28"/>
          <w:szCs w:val="28"/>
        </w:rPr>
        <w:t>#</w:t>
      </w:r>
      <w:r w:rsidRPr="008E05BD">
        <w:rPr>
          <w:rFonts w:asciiTheme="minorHAnsi" w:hAnsiTheme="minorHAnsi" w:cstheme="minorHAnsi"/>
          <w:b/>
          <w:bCs/>
          <w:sz w:val="28"/>
          <w:szCs w:val="28"/>
          <w:u w:val="single"/>
        </w:rPr>
        <w:t xml:space="preserve">Health impacts </w:t>
      </w:r>
      <w:r w:rsidR="00B501FC">
        <w:rPr>
          <w:rFonts w:asciiTheme="minorHAnsi" w:hAnsiTheme="minorHAnsi" w:cstheme="minorHAnsi"/>
          <w:b/>
          <w:bCs/>
          <w:sz w:val="28"/>
          <w:szCs w:val="28"/>
          <w:u w:val="single"/>
        </w:rPr>
        <w:t xml:space="preserve">and </w:t>
      </w:r>
      <w:proofErr w:type="spellStart"/>
      <w:r w:rsidR="00F70F11">
        <w:rPr>
          <w:rFonts w:asciiTheme="minorHAnsi" w:hAnsiTheme="minorHAnsi" w:cstheme="minorHAnsi"/>
          <w:b/>
          <w:bCs/>
          <w:sz w:val="28"/>
          <w:szCs w:val="28"/>
          <w:u w:val="single"/>
        </w:rPr>
        <w:t>Climare</w:t>
      </w:r>
      <w:proofErr w:type="spellEnd"/>
      <w:r w:rsidR="00F70F11">
        <w:rPr>
          <w:rFonts w:asciiTheme="minorHAnsi" w:hAnsiTheme="minorHAnsi" w:cstheme="minorHAnsi"/>
          <w:b/>
          <w:bCs/>
          <w:sz w:val="28"/>
          <w:szCs w:val="28"/>
          <w:u w:val="single"/>
        </w:rPr>
        <w:t xml:space="preserve"> Change </w:t>
      </w:r>
      <w:r w:rsidRPr="008E05BD">
        <w:rPr>
          <w:rFonts w:asciiTheme="minorHAnsi" w:hAnsiTheme="minorHAnsi" w:cstheme="minorHAnsi"/>
          <w:b/>
          <w:bCs/>
          <w:sz w:val="28"/>
          <w:szCs w:val="28"/>
          <w:u w:val="single"/>
        </w:rPr>
        <w:t>must be considered in assessing future oil and gas projects</w:t>
      </w:r>
    </w:p>
    <w:p w14:paraId="350FC983" w14:textId="69A5E2E6" w:rsidR="00635A96" w:rsidRPr="00125F21" w:rsidRDefault="00B20CE1">
      <w:pPr>
        <w:spacing w:line="276" w:lineRule="auto"/>
        <w:rPr>
          <w:rStyle w:val="SubtleReference"/>
          <w:rFonts w:asciiTheme="minorHAnsi" w:hAnsiTheme="minorHAnsi" w:cstheme="minorHAnsi"/>
          <w:smallCaps w:val="0"/>
          <w:color w:val="auto"/>
          <w:sz w:val="28"/>
          <w:szCs w:val="28"/>
        </w:rPr>
      </w:pPr>
      <w:r>
        <w:rPr>
          <w:rFonts w:asciiTheme="minorHAnsi" w:hAnsiTheme="minorHAnsi" w:cstheme="minorHAnsi"/>
          <w:sz w:val="28"/>
          <w:szCs w:val="28"/>
        </w:rPr>
        <w:t>The UK Health Alliance on Climate Change has strongly urged the government to consider the impacts of scope 3 emissions and pollution from offshore oil and gas projects on both climate and human health in order to fully assess and understand the risks of these projects.</w:t>
      </w:r>
      <w:hyperlink r:id="rId63" w:history="1">
        <w:r w:rsidR="00054E06" w:rsidRPr="00054E06">
          <w:rPr>
            <w:rStyle w:val="Hyperlink"/>
            <w:rFonts w:asciiTheme="minorHAnsi" w:hAnsiTheme="minorHAnsi" w:cstheme="minorHAnsi"/>
            <w:sz w:val="28"/>
            <w:szCs w:val="28"/>
          </w:rPr>
          <w:t>UK Health Alliance on Climate Change</w:t>
        </w:r>
      </w:hyperlink>
      <w:r w:rsidR="00635A96">
        <w:rPr>
          <w:rStyle w:val="SubtleReference"/>
          <w:lang w:val="en-GB"/>
        </w:rPr>
        <w:br w:type="page"/>
      </w:r>
    </w:p>
    <w:p w14:paraId="64D0B7E2" w14:textId="4B4B801C" w:rsidR="00D246A5" w:rsidRDefault="00C878D5" w:rsidP="00C878D5">
      <w:pPr>
        <w:pStyle w:val="Heading1"/>
        <w:rPr>
          <w:rStyle w:val="Hyperlink"/>
          <w:i/>
          <w:iCs/>
        </w:rPr>
      </w:pPr>
      <w:r w:rsidRPr="00C878D5">
        <w:rPr>
          <w:rStyle w:val="Hyperlink"/>
          <w:i/>
          <w:iCs/>
        </w:rPr>
        <w:lastRenderedPageBreak/>
        <w:t>References:</w:t>
      </w:r>
    </w:p>
    <w:p w14:paraId="4FCBC11B" w14:textId="0AF31ACE" w:rsidR="00560050" w:rsidRDefault="00560050" w:rsidP="00560050">
      <w:hyperlink r:id="rId64" w:history="1">
        <w:r w:rsidRPr="00560050">
          <w:rPr>
            <w:rStyle w:val="Hyperlink"/>
          </w:rPr>
          <w:t>https://floodjustice.univ-tours.fr/climate-change/</w:t>
        </w:r>
      </w:hyperlink>
    </w:p>
    <w:p w14:paraId="441B71E9" w14:textId="5DB0B649" w:rsidR="00D1209D" w:rsidRDefault="00F72562" w:rsidP="00560050">
      <w:hyperlink r:id="rId65" w:history="1">
        <w:r w:rsidRPr="004D61C5">
          <w:rPr>
            <w:rStyle w:val="Hyperlink"/>
            <w:rFonts w:asciiTheme="minorHAnsi" w:hAnsiTheme="minorHAnsi" w:cstheme="minorHAnsi"/>
            <w:sz w:val="28"/>
            <w:szCs w:val="28"/>
          </w:rPr>
          <w:t>World Health Organization(WHO)</w:t>
        </w:r>
      </w:hyperlink>
    </w:p>
    <w:p w14:paraId="3F3AA157" w14:textId="714787FD" w:rsidR="009B1055" w:rsidRDefault="009B1055" w:rsidP="00560050">
      <w:hyperlink r:id="rId66" w:history="1">
        <w:r w:rsidRPr="00054E06">
          <w:rPr>
            <w:rStyle w:val="Hyperlink"/>
            <w:rFonts w:asciiTheme="minorHAnsi" w:hAnsiTheme="minorHAnsi" w:cstheme="minorHAnsi"/>
            <w:sz w:val="28"/>
            <w:szCs w:val="28"/>
          </w:rPr>
          <w:t>UK Health Alliance on Climate Change</w:t>
        </w:r>
      </w:hyperlink>
    </w:p>
    <w:p w14:paraId="76122C0B" w14:textId="537F5B7D" w:rsidR="009B1055" w:rsidRPr="002B7B48" w:rsidRDefault="00CF0805" w:rsidP="00560050">
      <w:pPr>
        <w:rPr>
          <w:rStyle w:val="Hyperlink"/>
        </w:rPr>
      </w:pPr>
      <w:r>
        <w:rPr>
          <w:rStyle w:val="Hyperlink"/>
        </w:rPr>
        <w:t>https://digitallylearn.com/global-warming-effects-acid-rain-greenhouse-ozone-depletion-deforestation/</w:t>
      </w:r>
    </w:p>
    <w:p w14:paraId="65F42FD5" w14:textId="751837F1" w:rsidR="009B1055" w:rsidRPr="00FF32C4" w:rsidRDefault="00FF32C4" w:rsidP="00560050">
      <w:pPr>
        <w:rPr>
          <w:rStyle w:val="Hyperlink"/>
        </w:rPr>
      </w:pPr>
      <w:r w:rsidRPr="00FF32C4">
        <w:rPr>
          <w:rStyle w:val="Hyperlink"/>
        </w:rPr>
        <w:t>https://papers.ssrn.com/sol3/papers.cfm?abstract_id=4233459</w:t>
      </w:r>
    </w:p>
    <w:p w14:paraId="29CBE92E" w14:textId="7C2DC156" w:rsidR="00D11B49" w:rsidRDefault="00A51187" w:rsidP="00560050">
      <w:pPr>
        <w:rPr>
          <w:rStyle w:val="Hyperlink"/>
        </w:rPr>
      </w:pPr>
      <w:hyperlink r:id="rId67" w:anchor=":~:text=BloombergNEF:%20Urgent%20policy%20action%20needed,like%20India,%20Thailand%20and%20Indonesia" w:history="1">
        <w:r w:rsidRPr="0042191E">
          <w:rPr>
            <w:rStyle w:val="Hyperlink"/>
          </w:rPr>
          <w:t>https://about.bnef.com/insights/clean-transport/electric-vehicle-fleet-set-to-hit-100-million-by-2026-but-stronger-push-needed-to-stay-on-track-for-net-zero/#:~:text=BloombergNEF:%20Urgent%20policy%20action%20needed,like%20India,%20Thailand%20and%20Indonesia</w:t>
        </w:r>
      </w:hyperlink>
      <w:r w:rsidRPr="00A51187">
        <w:rPr>
          <w:rStyle w:val="Hyperlink"/>
        </w:rPr>
        <w:t>.</w:t>
      </w:r>
    </w:p>
    <w:p w14:paraId="647DC2EC" w14:textId="286BAB2D" w:rsidR="00A51187" w:rsidRDefault="00811911" w:rsidP="00560050">
      <w:hyperlink r:id="rId68" w:history="1">
        <w:proofErr w:type="spellStart"/>
        <w:r w:rsidRPr="004A7F81">
          <w:rPr>
            <w:rStyle w:val="Hyperlink"/>
          </w:rPr>
          <w:t>energiewechsel</w:t>
        </w:r>
        <w:proofErr w:type="spellEnd"/>
      </w:hyperlink>
    </w:p>
    <w:p w14:paraId="7A43A077" w14:textId="3A743F20" w:rsidR="007D4554" w:rsidRDefault="004D5A66" w:rsidP="00560050">
      <w:hyperlink r:id="rId69" w:history="1">
        <w:r>
          <w:rPr>
            <w:rStyle w:val="Hyperlink"/>
          </w:rPr>
          <w:t>M</w:t>
        </w:r>
        <w:r w:rsidRPr="003815D6">
          <w:rPr>
            <w:rStyle w:val="Hyperlink"/>
          </w:rPr>
          <w:t>odern Energy</w:t>
        </w:r>
      </w:hyperlink>
    </w:p>
    <w:p w14:paraId="3C191BA7" w14:textId="3919FACB" w:rsidR="004D5A66" w:rsidRDefault="004C4E08" w:rsidP="00560050">
      <w:hyperlink r:id="rId70" w:history="1">
        <w:r w:rsidRPr="002E13D5">
          <w:rPr>
            <w:rStyle w:val="Hyperlink"/>
          </w:rPr>
          <w:t>Illinois</w:t>
        </w:r>
      </w:hyperlink>
    </w:p>
    <w:p w14:paraId="4C75A925" w14:textId="05D2611E" w:rsidR="004C4E08" w:rsidRDefault="00BE5C7D" w:rsidP="00560050">
      <w:hyperlink r:id="rId71" w:history="1">
        <w:proofErr w:type="spellStart"/>
        <w:r w:rsidRPr="00A543F8">
          <w:rPr>
            <w:rStyle w:val="Hyperlink"/>
          </w:rPr>
          <w:t>gartner</w:t>
        </w:r>
        <w:proofErr w:type="spellEnd"/>
      </w:hyperlink>
    </w:p>
    <w:p w14:paraId="5D5C6380" w14:textId="7E1ACE2E" w:rsidR="009F5BB7" w:rsidRDefault="009F5BB7" w:rsidP="00560050">
      <w:pPr>
        <w:rPr>
          <w:rStyle w:val="Hyperlink"/>
        </w:rPr>
      </w:pPr>
      <w:r>
        <w:rPr>
          <w:rStyle w:val="Hyperlink"/>
        </w:rPr>
        <w:t>EON energy+4</w:t>
      </w:r>
    </w:p>
    <w:p w14:paraId="350A189E" w14:textId="34D874BB" w:rsidR="00D2018B" w:rsidRDefault="00DF76A8" w:rsidP="00560050">
      <w:pPr>
        <w:rPr>
          <w:rStyle w:val="Hyperlink"/>
        </w:rPr>
      </w:pPr>
      <w:proofErr w:type="spellStart"/>
      <w:r>
        <w:rPr>
          <w:rStyle w:val="Hyperlink"/>
        </w:rPr>
        <w:t>Alotal</w:t>
      </w:r>
      <w:proofErr w:type="spellEnd"/>
      <w:r>
        <w:rPr>
          <w:rStyle w:val="Hyperlink"/>
        </w:rPr>
        <w:t xml:space="preserve"> measure and trust</w:t>
      </w:r>
    </w:p>
    <w:p w14:paraId="25848D78" w14:textId="6A892867" w:rsidR="002F5D3A" w:rsidRDefault="002F3CDB" w:rsidP="00560050">
      <w:hyperlink r:id="rId72" w:history="1">
        <w:r w:rsidRPr="00E863E2">
          <w:rPr>
            <w:rStyle w:val="Hyperlink"/>
            <w:rFonts w:asciiTheme="minorHAnsi" w:hAnsiTheme="minorHAnsi" w:cstheme="minorHAnsi"/>
            <w:sz w:val="28"/>
            <w:szCs w:val="28"/>
          </w:rPr>
          <w:t>https://www.eia.gov/energyexplained/coal/mining-and-transportation.php</w:t>
        </w:r>
      </w:hyperlink>
    </w:p>
    <w:p w14:paraId="4F0D306A" w14:textId="148D8BAC" w:rsidR="00304036" w:rsidRDefault="00304036" w:rsidP="00560050">
      <w:hyperlink r:id="rId73" w:history="1">
        <w:proofErr w:type="spellStart"/>
        <w:r w:rsidRPr="00FE57FC">
          <w:rPr>
            <w:rStyle w:val="Hyperlink"/>
          </w:rPr>
          <w:t>IFLScience</w:t>
        </w:r>
        <w:proofErr w:type="spellEnd"/>
        <w:r w:rsidRPr="00FE57FC">
          <w:rPr>
            <w:rStyle w:val="Hyperlink"/>
          </w:rPr>
          <w:t xml:space="preserve"> exciting 2023.Dr. Russell </w:t>
        </w:r>
        <w:proofErr w:type="spellStart"/>
        <w:r w:rsidRPr="00FE57FC">
          <w:rPr>
            <w:rStyle w:val="Hyperlink"/>
          </w:rPr>
          <w:t>Moul</w:t>
        </w:r>
        <w:proofErr w:type="spellEnd"/>
      </w:hyperlink>
    </w:p>
    <w:p w14:paraId="1FB5D4E7" w14:textId="456972CE" w:rsidR="003948FC" w:rsidRDefault="00801D06" w:rsidP="008505E8">
      <w:pPr>
        <w:rPr>
          <w:rStyle w:val="Hyperlink"/>
        </w:rPr>
      </w:pPr>
      <w:hyperlink r:id="rId74" w:anchor=":~:text=Globally,%20all%20cause%20excess%20deaths,number%20of%20attributable%20deaths%20substantially." w:history="1">
        <w:r w:rsidRPr="002801B5">
          <w:rPr>
            <w:rStyle w:val="Hyperlink"/>
            <w:rFonts w:ascii="Lato-Regular" w:hAnsi="Lato-Regular"/>
          </w:rPr>
          <w:t>BMJ. 2023 Nov 29</w:t>
        </w:r>
      </w:hyperlink>
      <w:r w:rsidR="00657F3A">
        <w:rPr>
          <w:rFonts w:ascii="Lato-Regular" w:hAnsi="Lato-Regular"/>
          <w:color w:val="212529"/>
        </w:rPr>
        <w:t xml:space="preserve"> : </w:t>
      </w:r>
      <w:r w:rsidR="00657F3A" w:rsidRPr="00657F3A">
        <w:rPr>
          <w:rStyle w:val="Hyperlink"/>
        </w:rPr>
        <w:t>https://pmc.ncbi.nlm.nih.gov/articles/PMC10686100/#:~:text=Globally,%20all%20cause%20excess%20deaths,number%20of%20attributable%20deaths%20substantially</w:t>
      </w:r>
    </w:p>
    <w:p w14:paraId="6D5DB84A" w14:textId="43BD3F46" w:rsidR="00084E70" w:rsidRDefault="00084E70" w:rsidP="00084E70">
      <w:pPr>
        <w:spacing w:line="276" w:lineRule="auto"/>
        <w:rPr>
          <w:rStyle w:val="Hyperlink"/>
        </w:rPr>
        <w:sectPr w:rsidR="00084E70" w:rsidSect="00754421">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p w14:paraId="42746765" w14:textId="77777777" w:rsidR="008E4AC2" w:rsidRDefault="008E4AC2" w:rsidP="000F036E">
      <w:pPr>
        <w:pStyle w:val="Heading1"/>
        <w:jc w:val="center"/>
        <w:rPr>
          <w:rFonts w:eastAsia="Times New Roman"/>
          <w:u w:val="single"/>
          <w:shd w:val="clear" w:color="auto" w:fill="FFFFFF"/>
        </w:rPr>
      </w:pPr>
      <w:r w:rsidRPr="000F036E">
        <w:rPr>
          <w:rFonts w:eastAsia="Times New Roman"/>
          <w:u w:val="single"/>
          <w:shd w:val="clear" w:color="auto" w:fill="FFFFFF"/>
        </w:rPr>
        <w:lastRenderedPageBreak/>
        <w:t>Uni</w:t>
      </w:r>
      <w:r w:rsidR="00C96D72" w:rsidRPr="000F036E">
        <w:rPr>
          <w:rFonts w:eastAsia="Times New Roman"/>
          <w:u w:val="single"/>
          <w:shd w:val="clear" w:color="auto" w:fill="FFFFFF"/>
        </w:rPr>
        <w:t>t 28 : Sustainable Energy</w:t>
      </w:r>
    </w:p>
    <w:p w14:paraId="729BEA00" w14:textId="77777777" w:rsidR="00AD5C0E" w:rsidRDefault="00AD5C0E" w:rsidP="008205C8">
      <w:pPr>
        <w:pStyle w:val="Heading1"/>
        <w:jc w:val="center"/>
      </w:pPr>
    </w:p>
    <w:p w14:paraId="4E31261D" w14:textId="06AFCAC0" w:rsidR="007D3D36" w:rsidRPr="007D3D36" w:rsidRDefault="00F172B2" w:rsidP="008205C8">
      <w:pPr>
        <w:pStyle w:val="Heading1"/>
        <w:jc w:val="center"/>
        <w:sectPr w:rsidR="007D3D36" w:rsidRPr="007D3D36" w:rsidSect="00754421">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r>
        <w:rPr>
          <w:noProof/>
        </w:rPr>
        <w:drawing>
          <wp:anchor distT="0" distB="0" distL="114300" distR="114300" simplePos="0" relativeHeight="251658267" behindDoc="0" locked="0" layoutInCell="1" allowOverlap="1" wp14:anchorId="2101E831" wp14:editId="1AD0ABA8">
            <wp:simplePos x="0" y="0"/>
            <wp:positionH relativeFrom="column">
              <wp:posOffset>0</wp:posOffset>
            </wp:positionH>
            <wp:positionV relativeFrom="paragraph">
              <wp:posOffset>4707890</wp:posOffset>
            </wp:positionV>
            <wp:extent cx="5230495" cy="2966085"/>
            <wp:effectExtent l="0" t="0" r="8255" b="5715"/>
            <wp:wrapTopAndBottom/>
            <wp:docPr id="980751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51885" name="Picture 98075188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30495" cy="2966085"/>
                    </a:xfrm>
                    <a:prstGeom prst="rect">
                      <a:avLst/>
                    </a:prstGeom>
                  </pic:spPr>
                </pic:pic>
              </a:graphicData>
            </a:graphic>
          </wp:anchor>
        </w:drawing>
      </w:r>
      <w:r w:rsidR="00396368">
        <w:rPr>
          <w:noProof/>
        </w:rPr>
        <w:drawing>
          <wp:anchor distT="0" distB="0" distL="114300" distR="114300" simplePos="0" relativeHeight="251658266" behindDoc="0" locked="0" layoutInCell="1" allowOverlap="1" wp14:anchorId="6CCEB4CC" wp14:editId="462F2CA6">
            <wp:simplePos x="0" y="0"/>
            <wp:positionH relativeFrom="column">
              <wp:posOffset>0</wp:posOffset>
            </wp:positionH>
            <wp:positionV relativeFrom="paragraph">
              <wp:posOffset>853440</wp:posOffset>
            </wp:positionV>
            <wp:extent cx="5230495" cy="3613150"/>
            <wp:effectExtent l="0" t="0" r="8255" b="6350"/>
            <wp:wrapTopAndBottom/>
            <wp:docPr id="1062737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7208" name="Picture 1062737208"/>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30495" cy="3613150"/>
                    </a:xfrm>
                    <a:prstGeom prst="rect">
                      <a:avLst/>
                    </a:prstGeom>
                  </pic:spPr>
                </pic:pic>
              </a:graphicData>
            </a:graphic>
          </wp:anchor>
        </w:drawing>
      </w:r>
      <w:r w:rsidR="008205C8">
        <w:t>B: Explore the generation of electricity from alternative fuel sources</w:t>
      </w:r>
    </w:p>
    <w:p w14:paraId="2C11E878" w14:textId="0D327431" w:rsidR="005047D3" w:rsidRDefault="00CF7391">
      <w:pPr>
        <w:shd w:val="clear" w:color="auto" w:fill="FFFFFF"/>
        <w:spacing w:line="420" w:lineRule="atLeast"/>
        <w:rPr>
          <w:rFonts w:ascii="Arial" w:eastAsia="Times New Roman" w:hAnsi="Arial" w:cs="Arial"/>
          <w:b/>
          <w:bCs/>
          <w:color w:val="001D35"/>
          <w:sz w:val="33"/>
          <w:szCs w:val="33"/>
        </w:rPr>
      </w:pPr>
      <w:r>
        <w:rPr>
          <w:rFonts w:ascii="Arial" w:eastAsia="Times New Roman" w:hAnsi="Arial" w:cs="Arial"/>
          <w:b/>
          <w:bCs/>
          <w:color w:val="001D35"/>
          <w:sz w:val="33"/>
          <w:szCs w:val="33"/>
        </w:rPr>
        <w:lastRenderedPageBreak/>
        <w:t xml:space="preserve"> </w:t>
      </w:r>
      <w:r w:rsidR="005047D3">
        <w:rPr>
          <w:rFonts w:ascii="Arial" w:eastAsia="Times New Roman" w:hAnsi="Arial" w:cs="Arial"/>
          <w:b/>
          <w:bCs/>
          <w:color w:val="001D35"/>
          <w:sz w:val="33"/>
          <w:szCs w:val="33"/>
        </w:rPr>
        <w:t>Why Renewables Are Winning the Energy Game in 2026</w:t>
      </w:r>
    </w:p>
    <w:p w14:paraId="46101AE3" w14:textId="1327C121" w:rsidR="005047D3" w:rsidRDefault="005047D3">
      <w:pPr>
        <w:shd w:val="clear" w:color="auto" w:fill="FFFFFF"/>
        <w:spacing w:line="360" w:lineRule="atLeast"/>
        <w:rPr>
          <w:rFonts w:ascii="Arial" w:eastAsia="Times New Roman" w:hAnsi="Arial" w:cs="Arial"/>
          <w:color w:val="0A0A0A"/>
          <w:szCs w:val="24"/>
        </w:rPr>
      </w:pPr>
      <w:r>
        <w:rPr>
          <w:rStyle w:val="Strong"/>
          <w:rFonts w:ascii="Arial" w:eastAsia="Times New Roman" w:hAnsi="Arial" w:cs="Arial"/>
          <w:color w:val="0A0A0A"/>
        </w:rPr>
        <w:t xml:space="preserve"> EnergyEdge Magazine | March 2026 Edition</w:t>
      </w:r>
    </w:p>
    <w:p w14:paraId="72E45865" w14:textId="77777777" w:rsidR="005047D3" w:rsidRDefault="005047D3">
      <w:pPr>
        <w:shd w:val="clear" w:color="auto" w:fill="FFFFFF"/>
        <w:spacing w:line="360" w:lineRule="atLeast"/>
        <w:rPr>
          <w:rFonts w:ascii="Arial" w:eastAsia="Times New Roman" w:hAnsi="Arial" w:cs="Arial"/>
          <w:color w:val="0A0A0A"/>
        </w:rPr>
      </w:pPr>
      <w:r>
        <w:rPr>
          <w:rStyle w:val="Emphasis"/>
          <w:rFonts w:ascii="Arial" w:eastAsia="Times New Roman" w:hAnsi="Arial" w:cs="Arial"/>
          <w:color w:val="0A0A0A"/>
        </w:rPr>
        <w:t>The cost of electricity is a major factor in global economic health. While critics often point to intermittency, new 2026 data confirms a shifting reality: renewables are not just cleaner, they are becoming the most cost-competitive and economically efficient power source available.</w:t>
      </w:r>
    </w:p>
    <w:p w14:paraId="78F335CA" w14:textId="77777777" w:rsidR="002E03F5" w:rsidRDefault="002E03F5" w:rsidP="00084E70">
      <w:pPr>
        <w:spacing w:line="276" w:lineRule="auto"/>
        <w:rPr>
          <w:rFonts w:ascii="Arial" w:eastAsia="Times New Roman" w:hAnsi="Arial" w:cs="Arial"/>
          <w:color w:val="0A0A0A"/>
          <w:shd w:val="clear" w:color="auto" w:fill="FFFFFF"/>
        </w:rPr>
      </w:pPr>
    </w:p>
    <w:p w14:paraId="48F68CFF" w14:textId="77777777" w:rsidR="00B02266" w:rsidRDefault="00B02266" w:rsidP="00084E70">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The Economic Pulse: 2026 Update</w:t>
      </w:r>
    </w:p>
    <w:p w14:paraId="2BCD13D9" w14:textId="629BE13E" w:rsidR="00CF7391" w:rsidRDefault="00B02266" w:rsidP="00C07E81">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According to recent IEA and IRENA findings, renewables are poised to become the largest source of electricity generation globally by late 2025/early 2026. The Levelized Cost of Electricity (LCOE)—the total cost to build and operate a plant per kWh—now shows utility-scale solar PV and onshore wind outcompeting new fossil fuel plants in over 91% of cases.</w:t>
      </w:r>
    </w:p>
    <w:p w14:paraId="1FA5E5BB" w14:textId="77777777" w:rsidR="002D65BC" w:rsidRDefault="002D65BC" w:rsidP="00084E70">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Core Factors Impacting Efficiency:</w:t>
      </w:r>
    </w:p>
    <w:p w14:paraId="13918CC9" w14:textId="77777777" w:rsidR="002D65BC" w:rsidRDefault="002D65BC" w:rsidP="00084E70">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Zero Fuel Costs: Unlike coal or gas, wind and sun are free, eliminating fuel price volatility.</w:t>
      </w:r>
    </w:p>
    <w:p w14:paraId="5CAD04CE" w14:textId="77777777" w:rsidR="002D65BC" w:rsidRDefault="002D65BC" w:rsidP="00084E70">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Falling Construction Costs: Solar PV capital expenditure is expected to fall below $500/kW in Asia by 2026.</w:t>
      </w:r>
    </w:p>
    <w:p w14:paraId="29625665" w14:textId="77777777" w:rsidR="002D65BC" w:rsidRDefault="002D65BC" w:rsidP="00084E70">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Operating &amp; Maintenance (O&amp;M): Onshore wind O&amp;M averages a low $0.01–$0.025/kWh</w:t>
      </w:r>
    </w:p>
    <w:p w14:paraId="349AEA59" w14:textId="2D7CF302" w:rsidR="00300BB3" w:rsidRDefault="00300BB3" w:rsidP="00300BB3">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Study Case: Onshore Wind vs. Modern Gas Plant</w:t>
      </w:r>
    </w:p>
    <w:p w14:paraId="19E0EABC" w14:textId="2D835E95" w:rsidR="00300BB3" w:rsidRDefault="00300BB3" w:rsidP="00300BB3">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Let’s analyze a hypothetical 100 MW power project, comparing a new Onshore Wind Farm with a combined-cycle Natural Gas plant in 2026.</w:t>
      </w:r>
    </w:p>
    <w:tbl>
      <w:tblPr>
        <w:tblStyle w:val="TableGrid"/>
        <w:tblpPr w:leftFromText="180" w:rightFromText="180" w:vertAnchor="text" w:horzAnchor="page" w:tblpX="1365" w:tblpY="525"/>
        <w:tblW w:w="8926" w:type="dxa"/>
        <w:tblLook w:val="04A0" w:firstRow="1" w:lastRow="0" w:firstColumn="1" w:lastColumn="0" w:noHBand="0" w:noVBand="1"/>
      </w:tblPr>
      <w:tblGrid>
        <w:gridCol w:w="2733"/>
        <w:gridCol w:w="2730"/>
        <w:gridCol w:w="3463"/>
      </w:tblGrid>
      <w:tr w:rsidR="00C96BF2" w14:paraId="6FE06AAC" w14:textId="77777777" w:rsidTr="00C96BF2">
        <w:tc>
          <w:tcPr>
            <w:tcW w:w="2733" w:type="dxa"/>
          </w:tcPr>
          <w:p w14:paraId="21CEAFD0"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Cost Factor (2026)</w:t>
            </w:r>
          </w:p>
        </w:tc>
        <w:tc>
          <w:tcPr>
            <w:tcW w:w="2730" w:type="dxa"/>
          </w:tcPr>
          <w:p w14:paraId="113B8C1E"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Onshore Wind Farm (100 MW)</w:t>
            </w:r>
          </w:p>
        </w:tc>
        <w:tc>
          <w:tcPr>
            <w:tcW w:w="3463" w:type="dxa"/>
          </w:tcPr>
          <w:p w14:paraId="347B0E4D"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Gas Power Plant (100 MW)</w:t>
            </w:r>
          </w:p>
        </w:tc>
      </w:tr>
      <w:tr w:rsidR="00C96BF2" w14:paraId="2EB080F9" w14:textId="77777777" w:rsidTr="00C96BF2">
        <w:tc>
          <w:tcPr>
            <w:tcW w:w="2733" w:type="dxa"/>
          </w:tcPr>
          <w:p w14:paraId="0F694C5D"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Capital Cost (Build)</w:t>
            </w:r>
          </w:p>
        </w:tc>
        <w:tc>
          <w:tcPr>
            <w:tcW w:w="2730" w:type="dxa"/>
          </w:tcPr>
          <w:p w14:paraId="55A33345"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High ($1.0M - $1.5M/MW)</w:t>
            </w:r>
          </w:p>
        </w:tc>
        <w:tc>
          <w:tcPr>
            <w:tcW w:w="3463" w:type="dxa"/>
          </w:tcPr>
          <w:p w14:paraId="70F2D3B3"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Moderate ($0.8M - $1.2M/MW)</w:t>
            </w:r>
          </w:p>
        </w:tc>
      </w:tr>
      <w:tr w:rsidR="00C96BF2" w14:paraId="044DDD48" w14:textId="77777777" w:rsidTr="00C96BF2">
        <w:tc>
          <w:tcPr>
            <w:tcW w:w="2733" w:type="dxa"/>
          </w:tcPr>
          <w:p w14:paraId="4450AF8B"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Fuel Cost</w:t>
            </w:r>
            <w:r>
              <w:rPr>
                <w:rFonts w:ascii="Arial" w:eastAsia="Times New Roman" w:hAnsi="Arial" w:cs="Arial"/>
                <w:color w:val="0A0A0A"/>
                <w:shd w:val="clear" w:color="auto" w:fill="FFFFFF"/>
              </w:rPr>
              <w:tab/>
            </w:r>
            <w:r>
              <w:rPr>
                <w:rFonts w:ascii="Arial" w:eastAsia="Times New Roman" w:hAnsi="Arial" w:cs="Arial"/>
                <w:color w:val="0A0A0A"/>
                <w:shd w:val="clear" w:color="auto" w:fill="FFFFFF"/>
              </w:rPr>
              <w:tab/>
            </w:r>
          </w:p>
        </w:tc>
        <w:tc>
          <w:tcPr>
            <w:tcW w:w="2730" w:type="dxa"/>
          </w:tcPr>
          <w:p w14:paraId="666B2E3A"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Zero</w:t>
            </w:r>
          </w:p>
        </w:tc>
        <w:tc>
          <w:tcPr>
            <w:tcW w:w="3463" w:type="dxa"/>
          </w:tcPr>
          <w:p w14:paraId="38D952E5"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High &amp; Volatile</w:t>
            </w:r>
          </w:p>
        </w:tc>
      </w:tr>
      <w:tr w:rsidR="00C96BF2" w14:paraId="3164E242" w14:textId="77777777" w:rsidTr="00C96BF2">
        <w:tc>
          <w:tcPr>
            <w:tcW w:w="2733" w:type="dxa"/>
          </w:tcPr>
          <w:p w14:paraId="3A2ECE93"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Operating Cost (O&amp;M)</w:t>
            </w:r>
          </w:p>
        </w:tc>
        <w:tc>
          <w:tcPr>
            <w:tcW w:w="2730" w:type="dxa"/>
          </w:tcPr>
          <w:p w14:paraId="30B7B8D1"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Low</w:t>
            </w:r>
          </w:p>
        </w:tc>
        <w:tc>
          <w:tcPr>
            <w:tcW w:w="3463" w:type="dxa"/>
          </w:tcPr>
          <w:p w14:paraId="1339F47C"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Moderate/High</w:t>
            </w:r>
          </w:p>
        </w:tc>
      </w:tr>
      <w:tr w:rsidR="00C96BF2" w14:paraId="6690108B" w14:textId="77777777" w:rsidTr="00C96BF2">
        <w:tc>
          <w:tcPr>
            <w:tcW w:w="2733" w:type="dxa"/>
          </w:tcPr>
          <w:p w14:paraId="0648D413"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Environmental Cost</w:t>
            </w:r>
          </w:p>
        </w:tc>
        <w:tc>
          <w:tcPr>
            <w:tcW w:w="2730" w:type="dxa"/>
          </w:tcPr>
          <w:p w14:paraId="32FC8511"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Low</w:t>
            </w:r>
          </w:p>
        </w:tc>
        <w:tc>
          <w:tcPr>
            <w:tcW w:w="3463" w:type="dxa"/>
          </w:tcPr>
          <w:p w14:paraId="1C899E71"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High(Carbon/AirQuality)</w:t>
            </w:r>
          </w:p>
        </w:tc>
      </w:tr>
      <w:tr w:rsidR="00C96BF2" w14:paraId="10F39A66" w14:textId="77777777" w:rsidTr="00C96BF2">
        <w:tc>
          <w:tcPr>
            <w:tcW w:w="2733" w:type="dxa"/>
          </w:tcPr>
          <w:p w14:paraId="3FD786E1"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 xml:space="preserve">Avg LCOE (2024/25) </w:t>
            </w:r>
          </w:p>
        </w:tc>
        <w:tc>
          <w:tcPr>
            <w:tcW w:w="2730" w:type="dxa"/>
          </w:tcPr>
          <w:p w14:paraId="4A5E2C2C"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USD  0.034/kWh</w:t>
            </w:r>
          </w:p>
        </w:tc>
        <w:tc>
          <w:tcPr>
            <w:tcW w:w="3463" w:type="dxa"/>
          </w:tcPr>
          <w:p w14:paraId="19D163EF" w14:textId="77777777" w:rsidR="00C96BF2" w:rsidRDefault="00C96BF2" w:rsidP="00C96BF2">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USD 0.050–0.100+/kWh</w:t>
            </w:r>
          </w:p>
        </w:tc>
      </w:tr>
    </w:tbl>
    <w:p w14:paraId="6499F7E0" w14:textId="77777777" w:rsidR="00300BB3" w:rsidRDefault="00300BB3" w:rsidP="00084E70">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Cost Factor (2026)</w:t>
      </w:r>
      <w:r>
        <w:rPr>
          <w:rFonts w:ascii="Arial" w:eastAsia="Times New Roman" w:hAnsi="Arial" w:cs="Arial"/>
          <w:color w:val="0A0A0A"/>
          <w:shd w:val="clear" w:color="auto" w:fill="FFFFFF"/>
        </w:rPr>
        <w:tab/>
      </w:r>
      <w:r>
        <w:rPr>
          <w:rFonts w:ascii="Arial" w:eastAsia="Times New Roman" w:hAnsi="Arial" w:cs="Arial"/>
          <w:color w:val="0A0A0A"/>
          <w:shd w:val="clear" w:color="auto" w:fill="FFFFFF"/>
        </w:rPr>
        <w:tab/>
      </w:r>
    </w:p>
    <w:p w14:paraId="01C73474" w14:textId="77777777" w:rsidR="00300BB3" w:rsidRDefault="00300BB3" w:rsidP="00084E70">
      <w:pPr>
        <w:spacing w:line="276" w:lineRule="auto"/>
        <w:rPr>
          <w:rFonts w:ascii="Arial" w:eastAsia="Times New Roman" w:hAnsi="Arial" w:cs="Arial"/>
          <w:color w:val="0A0A0A"/>
          <w:shd w:val="clear" w:color="auto" w:fill="FFFFFF"/>
        </w:rPr>
      </w:pPr>
    </w:p>
    <w:p w14:paraId="52340514" w14:textId="77777777" w:rsidR="00300BB3" w:rsidRDefault="00300BB3" w:rsidP="00084E70">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ab/>
      </w:r>
      <w:r>
        <w:rPr>
          <w:rFonts w:ascii="Arial" w:eastAsia="Times New Roman" w:hAnsi="Arial" w:cs="Arial"/>
          <w:color w:val="0A0A0A"/>
          <w:shd w:val="clear" w:color="auto" w:fill="FFFFFF"/>
        </w:rPr>
        <w:tab/>
      </w:r>
    </w:p>
    <w:p w14:paraId="30B3C049" w14:textId="5F6BFF1E" w:rsidR="00300BB3" w:rsidRDefault="00F7578F" w:rsidP="00084E70">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The Verdict: While the wind farm requires more upfront steel and land, its operational efficiency means that after 5–7 years, the wind farm generates electricity at a fraction of the cost of the gas plant.</w:t>
      </w:r>
    </w:p>
    <w:p w14:paraId="6D4C1F8B" w14:textId="77777777" w:rsidR="00F7578F" w:rsidRDefault="00F7578F" w:rsidP="00084E70">
      <w:pPr>
        <w:spacing w:line="276" w:lineRule="auto"/>
        <w:rPr>
          <w:rFonts w:ascii="Arial" w:eastAsia="Times New Roman" w:hAnsi="Arial" w:cs="Arial"/>
          <w:color w:val="0A0A0A"/>
          <w:shd w:val="clear" w:color="auto" w:fill="FFFFFF"/>
        </w:rPr>
      </w:pPr>
    </w:p>
    <w:p w14:paraId="021B60F3" w14:textId="383A4043" w:rsidR="007D72E5" w:rsidRDefault="007D72E5" w:rsidP="00084E70">
      <w:pPr>
        <w:spacing w:line="276" w:lineRule="auto"/>
        <w:rPr>
          <w:rFonts w:ascii="Arial" w:eastAsia="Times New Roman" w:hAnsi="Arial" w:cs="Arial"/>
          <w:color w:val="0A0A0A"/>
          <w:shd w:val="clear" w:color="auto" w:fill="FFFFFF"/>
        </w:rPr>
      </w:pPr>
      <w:r w:rsidRPr="00317EA3">
        <w:rPr>
          <w:rFonts w:ascii="Arial" w:eastAsia="Times New Roman" w:hAnsi="Arial" w:cs="Arial"/>
          <w:b/>
          <w:bCs/>
          <w:color w:val="0A0A0A"/>
          <w:shd w:val="clear" w:color="auto" w:fill="FFFFFF"/>
        </w:rPr>
        <w:t>Balancing the Equation</w:t>
      </w:r>
      <w:r>
        <w:rPr>
          <w:rFonts w:ascii="Arial" w:eastAsia="Times New Roman" w:hAnsi="Arial" w:cs="Arial"/>
          <w:color w:val="0A0A0A"/>
          <w:shd w:val="clear" w:color="auto" w:fill="FFFFFF"/>
        </w:rPr>
        <w:t>: The Hidden Costs</w:t>
      </w:r>
    </w:p>
    <w:p w14:paraId="6F62EA6B" w14:textId="77777777" w:rsidR="007D72E5" w:rsidRDefault="007D72E5" w:rsidP="00084E70">
      <w:pPr>
        <w:spacing w:line="276" w:lineRule="auto"/>
        <w:rPr>
          <w:rFonts w:ascii="Arial" w:eastAsia="Times New Roman" w:hAnsi="Arial" w:cs="Arial"/>
          <w:color w:val="0A0A0A"/>
          <w:shd w:val="clear" w:color="auto" w:fill="FFFFFF"/>
        </w:rPr>
      </w:pPr>
      <w:r>
        <w:rPr>
          <w:rFonts w:ascii="Arial" w:eastAsia="Times New Roman" w:hAnsi="Arial" w:cs="Arial"/>
          <w:color w:val="0A0A0A"/>
          <w:shd w:val="clear" w:color="auto" w:fill="FFFFFF"/>
        </w:rPr>
        <w:t>While LCOE suggests renewables are cheaper, operational efficiency depends on balancing intermittency.</w:t>
      </w:r>
    </w:p>
    <w:p w14:paraId="40C80827" w14:textId="77777777" w:rsidR="007D72E5" w:rsidRDefault="007D72E5" w:rsidP="00084E70">
      <w:pPr>
        <w:spacing w:line="276" w:lineRule="auto"/>
        <w:rPr>
          <w:rFonts w:ascii="Arial" w:eastAsia="Times New Roman" w:hAnsi="Arial" w:cs="Arial"/>
          <w:color w:val="0A0A0A"/>
          <w:shd w:val="clear" w:color="auto" w:fill="FFFFFF"/>
        </w:rPr>
      </w:pPr>
      <w:r w:rsidRPr="00317EA3">
        <w:rPr>
          <w:rFonts w:ascii="Arial" w:eastAsia="Times New Roman" w:hAnsi="Arial" w:cs="Arial"/>
          <w:b/>
          <w:bCs/>
          <w:color w:val="0A0A0A"/>
          <w:shd w:val="clear" w:color="auto" w:fill="FFFFFF"/>
        </w:rPr>
        <w:t>Environmental Damage &amp; Social Cost</w:t>
      </w:r>
      <w:r>
        <w:rPr>
          <w:rFonts w:ascii="Arial" w:eastAsia="Times New Roman" w:hAnsi="Arial" w:cs="Arial"/>
          <w:color w:val="0A0A0A"/>
          <w:shd w:val="clear" w:color="auto" w:fill="FFFFFF"/>
        </w:rPr>
        <w:t>: Renewable sources mitigate the huge environmental costs of fossil fuels (health care, carbon emissions, climate damage).</w:t>
      </w:r>
    </w:p>
    <w:p w14:paraId="54EDA58C" w14:textId="374D4073" w:rsidR="007D72E5" w:rsidRDefault="007D72E5" w:rsidP="00084E70">
      <w:pPr>
        <w:spacing w:line="276" w:lineRule="auto"/>
        <w:rPr>
          <w:rFonts w:ascii="Arial" w:eastAsia="Times New Roman" w:hAnsi="Arial" w:cs="Arial"/>
          <w:color w:val="0A0A0A"/>
          <w:shd w:val="clear" w:color="auto" w:fill="FFFFFF"/>
        </w:rPr>
      </w:pPr>
      <w:r w:rsidRPr="001C66E4">
        <w:rPr>
          <w:rFonts w:ascii="Arial" w:eastAsia="Times New Roman" w:hAnsi="Arial" w:cs="Arial"/>
          <w:b/>
          <w:bCs/>
          <w:color w:val="0A0A0A"/>
          <w:shd w:val="clear" w:color="auto" w:fill="FFFFFF"/>
        </w:rPr>
        <w:t>Storage Integration</w:t>
      </w:r>
      <w:r>
        <w:rPr>
          <w:rFonts w:ascii="Arial" w:eastAsia="Times New Roman" w:hAnsi="Arial" w:cs="Arial"/>
          <w:color w:val="0A0A0A"/>
          <w:shd w:val="clear" w:color="auto" w:fill="FFFFFF"/>
        </w:rPr>
        <w:t>: The “System LCOE” must include battery storage to handle periods without wind or sun. However, battery costs have plummeted by 93% since 2010, easing this burden.</w:t>
      </w:r>
    </w:p>
    <w:p w14:paraId="3BF4BC7C" w14:textId="77777777" w:rsidR="007D72E5" w:rsidRDefault="007D72E5" w:rsidP="00084E70">
      <w:pPr>
        <w:spacing w:line="276" w:lineRule="auto"/>
        <w:rPr>
          <w:rFonts w:ascii="Arial" w:eastAsia="Times New Roman" w:hAnsi="Arial" w:cs="Arial"/>
          <w:color w:val="0A0A0A"/>
          <w:shd w:val="clear" w:color="auto" w:fill="FFFFFF"/>
        </w:rPr>
      </w:pPr>
      <w:r w:rsidRPr="001C66E4">
        <w:rPr>
          <w:rFonts w:ascii="Arial" w:eastAsia="Times New Roman" w:hAnsi="Arial" w:cs="Arial"/>
          <w:b/>
          <w:bCs/>
          <w:color w:val="0A0A0A"/>
          <w:shd w:val="clear" w:color="auto" w:fill="FFFFFF"/>
        </w:rPr>
        <w:t>Efficiency Gains</w:t>
      </w:r>
      <w:r>
        <w:rPr>
          <w:rFonts w:ascii="Arial" w:eastAsia="Times New Roman" w:hAnsi="Arial" w:cs="Arial"/>
          <w:color w:val="0A0A0A"/>
          <w:shd w:val="clear" w:color="auto" w:fill="FFFFFF"/>
        </w:rPr>
        <w:t>: AI-driven predictive maintenance and better weather forecasting are boosting wind/solar output by up to 20%, ensuring assets are running at maximum capacity.</w:t>
      </w:r>
    </w:p>
    <w:p w14:paraId="370740AA" w14:textId="77777777" w:rsidR="00FB3785" w:rsidRDefault="00FB3785" w:rsidP="00084E70">
      <w:pPr>
        <w:spacing w:line="276" w:lineRule="auto"/>
        <w:rPr>
          <w:rFonts w:ascii="Arial" w:eastAsia="Times New Roman" w:hAnsi="Arial" w:cs="Arial"/>
          <w:color w:val="0A0A0A"/>
          <w:shd w:val="clear" w:color="auto" w:fill="FFFFFF"/>
        </w:rPr>
      </w:pPr>
    </w:p>
    <w:p w14:paraId="0DA6B77E" w14:textId="61D25CB0" w:rsidR="00B152DB" w:rsidRDefault="00B152DB" w:rsidP="00084E70">
      <w:pPr>
        <w:spacing w:line="276" w:lineRule="auto"/>
        <w:rPr>
          <w:rFonts w:ascii="Arial" w:eastAsia="Times New Roman" w:hAnsi="Arial" w:cs="Arial"/>
          <w:color w:val="0A0A0A"/>
          <w:shd w:val="clear" w:color="auto" w:fill="FFFFFF"/>
        </w:rPr>
      </w:pPr>
    </w:p>
    <w:p w14:paraId="510DDE93" w14:textId="1E51E5A6" w:rsidR="00B152DB" w:rsidRDefault="00E562D8" w:rsidP="00084E70">
      <w:pPr>
        <w:spacing w:line="276" w:lineRule="auto"/>
        <w:rPr>
          <w:rFonts w:ascii="Arial" w:eastAsia="Times New Roman" w:hAnsi="Arial" w:cs="Arial"/>
          <w:color w:val="0A0A0A"/>
          <w:shd w:val="clear" w:color="auto" w:fill="FFFFFF"/>
        </w:rPr>
      </w:pPr>
      <w:r>
        <w:rPr>
          <w:rFonts w:ascii="Arial" w:eastAsia="Times New Roman" w:hAnsi="Arial" w:cs="Arial"/>
          <w:noProof/>
          <w:color w:val="0A0A0A"/>
        </w:rPr>
        <w:drawing>
          <wp:anchor distT="0" distB="0" distL="114300" distR="114300" simplePos="0" relativeHeight="251658280" behindDoc="0" locked="0" layoutInCell="1" allowOverlap="1" wp14:anchorId="44460C3B" wp14:editId="38CABEEF">
            <wp:simplePos x="0" y="0"/>
            <wp:positionH relativeFrom="column">
              <wp:posOffset>3879850</wp:posOffset>
            </wp:positionH>
            <wp:positionV relativeFrom="paragraph">
              <wp:posOffset>1051560</wp:posOffset>
            </wp:positionV>
            <wp:extent cx="1800860" cy="1668780"/>
            <wp:effectExtent l="0" t="0" r="8890" b="7620"/>
            <wp:wrapTopAndBottom/>
            <wp:docPr id="1884999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9534" name="Picture 188499953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00860" cy="166878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noProof/>
          <w:color w:val="0A0A0A"/>
        </w:rPr>
        <w:drawing>
          <wp:anchor distT="0" distB="0" distL="114300" distR="114300" simplePos="0" relativeHeight="251658279" behindDoc="0" locked="0" layoutInCell="1" allowOverlap="1" wp14:anchorId="1FF90A93" wp14:editId="610EC54F">
            <wp:simplePos x="0" y="0"/>
            <wp:positionH relativeFrom="column">
              <wp:posOffset>2056765</wp:posOffset>
            </wp:positionH>
            <wp:positionV relativeFrom="paragraph">
              <wp:posOffset>1051560</wp:posOffset>
            </wp:positionV>
            <wp:extent cx="1618615" cy="1668780"/>
            <wp:effectExtent l="0" t="0" r="635" b="7620"/>
            <wp:wrapTopAndBottom/>
            <wp:docPr id="1672848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8878" name="Picture 1672848878"/>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18615" cy="1668780"/>
                    </a:xfrm>
                    <a:prstGeom prst="rect">
                      <a:avLst/>
                    </a:prstGeom>
                  </pic:spPr>
                </pic:pic>
              </a:graphicData>
            </a:graphic>
            <wp14:sizeRelH relativeFrom="margin">
              <wp14:pctWidth>0</wp14:pctWidth>
            </wp14:sizeRelH>
            <wp14:sizeRelV relativeFrom="margin">
              <wp14:pctHeight>0</wp14:pctHeight>
            </wp14:sizeRelV>
          </wp:anchor>
        </w:drawing>
      </w:r>
      <w:r w:rsidR="00B152DB">
        <w:rPr>
          <w:rFonts w:ascii="Arial" w:eastAsia="Times New Roman" w:hAnsi="Arial" w:cs="Arial"/>
          <w:color w:val="0A0A0A"/>
          <w:shd w:val="clear" w:color="auto" w:fill="FFFFFF"/>
        </w:rPr>
        <w:t>In 2026, the value of the electrical energy generated by renewables goes beyond just the kWh price. It offers energy independence, stable prices, and long-term sustainability. The investment in renewables is no longer just a green alternative—it is the smartest financial decision for the future of power.</w:t>
      </w:r>
    </w:p>
    <w:p w14:paraId="7272305F" w14:textId="46E3E094" w:rsidR="003B69C9" w:rsidRDefault="00323250" w:rsidP="00084E70">
      <w:pPr>
        <w:spacing w:line="276" w:lineRule="auto"/>
        <w:rPr>
          <w:rFonts w:ascii="Arial" w:eastAsia="Times New Roman" w:hAnsi="Arial" w:cs="Arial"/>
          <w:color w:val="0A0A0A"/>
          <w:shd w:val="clear" w:color="auto" w:fill="FFFFFF"/>
        </w:rPr>
      </w:pPr>
      <w:r>
        <w:rPr>
          <w:noProof/>
          <w:color w:val="000000" w:themeColor="text1"/>
        </w:rPr>
        <w:drawing>
          <wp:anchor distT="0" distB="0" distL="114300" distR="114300" simplePos="0" relativeHeight="251658278" behindDoc="0" locked="0" layoutInCell="1" allowOverlap="1" wp14:anchorId="258B4878" wp14:editId="15DDDF39">
            <wp:simplePos x="0" y="0"/>
            <wp:positionH relativeFrom="column">
              <wp:posOffset>-186055</wp:posOffset>
            </wp:positionH>
            <wp:positionV relativeFrom="paragraph">
              <wp:posOffset>81915</wp:posOffset>
            </wp:positionV>
            <wp:extent cx="2100580" cy="1704340"/>
            <wp:effectExtent l="0" t="0" r="0" b="0"/>
            <wp:wrapTopAndBottom/>
            <wp:docPr id="392858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58050" name="Picture 39285805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100580" cy="1704340"/>
                    </a:xfrm>
                    <a:prstGeom prst="rect">
                      <a:avLst/>
                    </a:prstGeom>
                  </pic:spPr>
                </pic:pic>
              </a:graphicData>
            </a:graphic>
            <wp14:sizeRelH relativeFrom="margin">
              <wp14:pctWidth>0</wp14:pctWidth>
            </wp14:sizeRelH>
            <wp14:sizeRelV relativeFrom="margin">
              <wp14:pctHeight>0</wp14:pctHeight>
            </wp14:sizeRelV>
          </wp:anchor>
        </w:drawing>
      </w:r>
    </w:p>
    <w:p w14:paraId="5829FC18" w14:textId="32357AFC" w:rsidR="00D61D77" w:rsidRDefault="00D61D77">
      <w:pPr>
        <w:spacing w:line="276" w:lineRule="auto"/>
        <w:rPr>
          <w:rStyle w:val="Hyperlink"/>
          <w:color w:val="000000" w:themeColor="text1"/>
          <w:u w:val="none"/>
        </w:rPr>
      </w:pPr>
    </w:p>
    <w:p w14:paraId="0F754300" w14:textId="013ED0B0" w:rsidR="00B54718" w:rsidRPr="00EE0896" w:rsidRDefault="00B54718" w:rsidP="00182597">
      <w:pPr>
        <w:rPr>
          <w:rStyle w:val="Hyperlink"/>
          <w:color w:val="000000" w:themeColor="text1"/>
          <w:sz w:val="32"/>
          <w:szCs w:val="32"/>
          <w:u w:val="none"/>
        </w:rPr>
      </w:pPr>
      <w:r w:rsidRPr="00EE0896">
        <w:rPr>
          <w:rStyle w:val="Hyperlink"/>
          <w:color w:val="000000" w:themeColor="text1"/>
          <w:sz w:val="32"/>
          <w:szCs w:val="32"/>
          <w:u w:val="none"/>
        </w:rPr>
        <w:lastRenderedPageBreak/>
        <w:t>Advances in Technology for Efficient Energy Generation (Cost vs</w:t>
      </w:r>
      <w:r w:rsidR="00182597">
        <w:rPr>
          <w:rStyle w:val="Hyperlink"/>
          <w:color w:val="000000" w:themeColor="text1"/>
          <w:sz w:val="32"/>
          <w:szCs w:val="32"/>
          <w:u w:val="none"/>
        </w:rPr>
        <w:t xml:space="preserve"> </w:t>
      </w:r>
      <w:r w:rsidRPr="00EE0896">
        <w:rPr>
          <w:rStyle w:val="Hyperlink"/>
          <w:color w:val="000000" w:themeColor="text1"/>
          <w:sz w:val="32"/>
          <w:szCs w:val="32"/>
          <w:u w:val="none"/>
        </w:rPr>
        <w:t>Efficiency)</w:t>
      </w:r>
      <w:r w:rsidR="00D45CDA" w:rsidRPr="00EE0896">
        <w:rPr>
          <w:rStyle w:val="Hyperlink"/>
          <w:color w:val="000000" w:themeColor="text1"/>
          <w:sz w:val="32"/>
          <w:szCs w:val="32"/>
          <w:u w:val="none"/>
        </w:rPr>
        <w:t>:</w:t>
      </w:r>
    </w:p>
    <w:p w14:paraId="248740C8" w14:textId="365E440A" w:rsidR="00B54718" w:rsidRPr="00EE0896" w:rsidRDefault="00B54718" w:rsidP="00200BC7">
      <w:pPr>
        <w:rPr>
          <w:rStyle w:val="Hyperlink"/>
          <w:color w:val="000000" w:themeColor="text1"/>
          <w:sz w:val="32"/>
          <w:szCs w:val="32"/>
          <w:u w:val="none"/>
        </w:rPr>
      </w:pPr>
      <w:r w:rsidRPr="00EE0896">
        <w:rPr>
          <w:rStyle w:val="Hyperlink"/>
          <w:color w:val="000000" w:themeColor="text1"/>
          <w:sz w:val="32"/>
          <w:szCs w:val="32"/>
          <w:u w:val="none"/>
        </w:rPr>
        <w:t>Energy generation technologies are constantly improving to produce more electricity at lower cost and with higher efficiency. Renewable energy sources such as wind, solar, and wave power are naturally intermittent, so modern</w:t>
      </w:r>
      <w:r w:rsidR="00EF3317" w:rsidRPr="00EE0896">
        <w:rPr>
          <w:rStyle w:val="Hyperlink"/>
          <w:color w:val="000000" w:themeColor="text1"/>
          <w:sz w:val="32"/>
          <w:szCs w:val="32"/>
          <w:u w:val="none"/>
        </w:rPr>
        <w:t xml:space="preserve"> </w:t>
      </w:r>
      <w:r w:rsidRPr="00EE0896">
        <w:rPr>
          <w:rStyle w:val="Hyperlink"/>
          <w:color w:val="000000" w:themeColor="text1"/>
          <w:sz w:val="32"/>
          <w:szCs w:val="32"/>
          <w:u w:val="none"/>
        </w:rPr>
        <w:t>advancements focus on:</w:t>
      </w:r>
      <w:r w:rsidR="00EF3317" w:rsidRPr="00EE0896">
        <w:rPr>
          <w:rStyle w:val="Hyperlink"/>
          <w:color w:val="000000" w:themeColor="text1"/>
          <w:sz w:val="32"/>
          <w:szCs w:val="32"/>
          <w:u w:val="none"/>
        </w:rPr>
        <w:t xml:space="preserve"> • </w:t>
      </w:r>
      <w:r w:rsidRPr="00EE0896">
        <w:rPr>
          <w:rStyle w:val="Hyperlink"/>
          <w:color w:val="000000" w:themeColor="text1"/>
          <w:sz w:val="32"/>
          <w:szCs w:val="32"/>
          <w:u w:val="none"/>
        </w:rPr>
        <w:t>Increasing energy output</w:t>
      </w:r>
    </w:p>
    <w:p w14:paraId="73CCF0A0" w14:textId="2F2C8B6A" w:rsidR="00B54718" w:rsidRPr="00EE0896" w:rsidRDefault="00EF3317" w:rsidP="00200BC7">
      <w:pPr>
        <w:rPr>
          <w:rStyle w:val="Hyperlink"/>
          <w:color w:val="000000" w:themeColor="text1"/>
          <w:sz w:val="32"/>
          <w:szCs w:val="32"/>
          <w:u w:val="none"/>
        </w:rPr>
      </w:pPr>
      <w:r w:rsidRPr="00EE0896">
        <w:rPr>
          <w:rStyle w:val="Hyperlink"/>
          <w:color w:val="000000" w:themeColor="text1"/>
          <w:sz w:val="32"/>
          <w:szCs w:val="32"/>
          <w:u w:val="none"/>
        </w:rPr>
        <w:t xml:space="preserve">• </w:t>
      </w:r>
      <w:r w:rsidR="00B54718" w:rsidRPr="00EE0896">
        <w:rPr>
          <w:rStyle w:val="Hyperlink"/>
          <w:color w:val="000000" w:themeColor="text1"/>
          <w:sz w:val="32"/>
          <w:szCs w:val="32"/>
          <w:u w:val="none"/>
        </w:rPr>
        <w:t>Reducing losses</w:t>
      </w:r>
    </w:p>
    <w:p w14:paraId="18381E44" w14:textId="0963F3EC" w:rsidR="00B54718" w:rsidRPr="00EE0896" w:rsidRDefault="00EF3317" w:rsidP="00200BC7">
      <w:pPr>
        <w:rPr>
          <w:rStyle w:val="Hyperlink"/>
          <w:color w:val="000000" w:themeColor="text1"/>
          <w:sz w:val="32"/>
          <w:szCs w:val="32"/>
          <w:u w:val="none"/>
        </w:rPr>
      </w:pPr>
      <w:r w:rsidRPr="00EE0896">
        <w:rPr>
          <w:rStyle w:val="Hyperlink"/>
          <w:color w:val="000000" w:themeColor="text1"/>
          <w:sz w:val="32"/>
          <w:szCs w:val="32"/>
          <w:u w:val="none"/>
        </w:rPr>
        <w:t xml:space="preserve">• </w:t>
      </w:r>
      <w:r w:rsidR="00B54718" w:rsidRPr="00EE0896">
        <w:rPr>
          <w:rStyle w:val="Hyperlink"/>
          <w:color w:val="000000" w:themeColor="text1"/>
          <w:sz w:val="32"/>
          <w:szCs w:val="32"/>
          <w:u w:val="none"/>
        </w:rPr>
        <w:t>Improving storage</w:t>
      </w:r>
    </w:p>
    <w:p w14:paraId="3FC71BD3" w14:textId="1C51265E" w:rsidR="002541A1" w:rsidRPr="00EE0896" w:rsidRDefault="00EF3317" w:rsidP="00200BC7">
      <w:pPr>
        <w:rPr>
          <w:rStyle w:val="Hyperlink"/>
          <w:color w:val="000000" w:themeColor="text1"/>
          <w:sz w:val="32"/>
          <w:szCs w:val="32"/>
          <w:u w:val="none"/>
        </w:rPr>
      </w:pPr>
      <w:r w:rsidRPr="00EE0896">
        <w:rPr>
          <w:rStyle w:val="Hyperlink"/>
          <w:color w:val="000000" w:themeColor="text1"/>
          <w:sz w:val="32"/>
          <w:szCs w:val="32"/>
          <w:u w:val="none"/>
        </w:rPr>
        <w:t xml:space="preserve">• </w:t>
      </w:r>
      <w:r w:rsidR="00B54718" w:rsidRPr="00EE0896">
        <w:rPr>
          <w:rStyle w:val="Hyperlink"/>
          <w:color w:val="000000" w:themeColor="text1"/>
          <w:sz w:val="32"/>
          <w:szCs w:val="32"/>
          <w:u w:val="none"/>
        </w:rPr>
        <w:t>Lowering long-term costs</w:t>
      </w:r>
    </w:p>
    <w:p w14:paraId="4CB36EED" w14:textId="7257822A" w:rsidR="002541A1" w:rsidRPr="00EE0896" w:rsidRDefault="005E58C5" w:rsidP="00200BC7">
      <w:pPr>
        <w:pStyle w:val="Heading2"/>
        <w:rPr>
          <w:rStyle w:val="Hyperlink"/>
          <w:color w:val="000000" w:themeColor="text1"/>
          <w:sz w:val="32"/>
          <w:szCs w:val="32"/>
        </w:rPr>
      </w:pPr>
      <w:r w:rsidRPr="00EE0896">
        <w:rPr>
          <w:rStyle w:val="Hyperlink"/>
          <w:color w:val="000000" w:themeColor="text1"/>
          <w:sz w:val="32"/>
          <w:szCs w:val="32"/>
          <w:u w:val="none"/>
        </w:rPr>
        <w:t xml:space="preserve"> 1. </w:t>
      </w:r>
      <w:r w:rsidR="002541A1" w:rsidRPr="00EE0896">
        <w:rPr>
          <w:rStyle w:val="Hyperlink"/>
          <w:color w:val="000000" w:themeColor="text1"/>
          <w:sz w:val="32"/>
          <w:szCs w:val="32"/>
        </w:rPr>
        <w:t>Turbine Blade Design Improvements</w:t>
      </w:r>
    </w:p>
    <w:p w14:paraId="6D37A964" w14:textId="3C272C96" w:rsidR="002541A1" w:rsidRPr="00EE0896" w:rsidRDefault="00791D23" w:rsidP="00200BC7">
      <w:pPr>
        <w:rPr>
          <w:rStyle w:val="Hyperlink"/>
          <w:color w:val="000000" w:themeColor="text1"/>
          <w:sz w:val="32"/>
          <w:szCs w:val="32"/>
          <w:u w:val="none"/>
        </w:rPr>
      </w:pPr>
      <w:r>
        <w:rPr>
          <w:rStyle w:val="Hyperlink"/>
          <w:color w:val="000000" w:themeColor="text1"/>
          <w:sz w:val="32"/>
          <w:szCs w:val="32"/>
          <w:u w:val="none"/>
        </w:rPr>
        <w:t>-</w:t>
      </w:r>
      <w:r w:rsidR="002541A1" w:rsidRPr="00EE0896">
        <w:rPr>
          <w:rStyle w:val="Hyperlink"/>
          <w:color w:val="000000" w:themeColor="text1"/>
          <w:sz w:val="32"/>
          <w:szCs w:val="32"/>
          <w:u w:val="none"/>
        </w:rPr>
        <w:t xml:space="preserve"> Description</w:t>
      </w:r>
    </w:p>
    <w:p w14:paraId="46A94885" w14:textId="4ED17453" w:rsidR="004F1EB4" w:rsidRPr="00EE0896" w:rsidRDefault="002541A1" w:rsidP="00200BC7">
      <w:pPr>
        <w:rPr>
          <w:rStyle w:val="Hyperlink"/>
          <w:color w:val="000000" w:themeColor="text1"/>
          <w:sz w:val="32"/>
          <w:szCs w:val="32"/>
          <w:u w:val="none"/>
        </w:rPr>
      </w:pPr>
      <w:r w:rsidRPr="00EE0896">
        <w:rPr>
          <w:rStyle w:val="Hyperlink"/>
          <w:color w:val="000000" w:themeColor="text1"/>
          <w:sz w:val="32"/>
          <w:szCs w:val="32"/>
          <w:u w:val="none"/>
        </w:rPr>
        <w:t>Modern wind turbines use advanced blade designs made from lightweight composite materials (</w:t>
      </w:r>
      <w:r w:rsidR="00EE0896" w:rsidRPr="00EE0896">
        <w:rPr>
          <w:rStyle w:val="Hyperlink"/>
          <w:color w:val="000000" w:themeColor="text1"/>
          <w:sz w:val="32"/>
          <w:szCs w:val="32"/>
          <w:u w:val="none"/>
        </w:rPr>
        <w:t>e.g. carbon</w:t>
      </w:r>
      <w:r w:rsidRPr="00EE0896">
        <w:rPr>
          <w:rStyle w:val="Hyperlink"/>
          <w:color w:val="000000" w:themeColor="text1"/>
          <w:sz w:val="32"/>
          <w:szCs w:val="32"/>
          <w:u w:val="none"/>
        </w:rPr>
        <w:t xml:space="preserve"> </w:t>
      </w:r>
      <w:r w:rsidR="00EE0896" w:rsidRPr="00EE0896">
        <w:rPr>
          <w:rStyle w:val="Hyperlink"/>
          <w:color w:val="000000" w:themeColor="text1"/>
          <w:sz w:val="32"/>
          <w:szCs w:val="32"/>
          <w:u w:val="none"/>
        </w:rPr>
        <w:t>fiber</w:t>
      </w:r>
      <w:r w:rsidRPr="00EE0896">
        <w:rPr>
          <w:rStyle w:val="Hyperlink"/>
          <w:color w:val="000000" w:themeColor="text1"/>
          <w:sz w:val="32"/>
          <w:szCs w:val="32"/>
          <w:u w:val="none"/>
        </w:rPr>
        <w:t>).</w:t>
      </w:r>
      <w:r w:rsidR="004F1EB4" w:rsidRPr="00EE0896">
        <w:rPr>
          <w:rStyle w:val="Hyperlink"/>
          <w:color w:val="000000" w:themeColor="text1"/>
          <w:sz w:val="32"/>
          <w:szCs w:val="32"/>
          <w:u w:val="none"/>
        </w:rPr>
        <w:t xml:space="preserve"> </w:t>
      </w:r>
    </w:p>
    <w:p w14:paraId="54EE55F4" w14:textId="08E550D7" w:rsidR="002541A1" w:rsidRPr="00EE0896" w:rsidRDefault="002541A1" w:rsidP="00200BC7">
      <w:pPr>
        <w:rPr>
          <w:rStyle w:val="Hyperlink"/>
          <w:color w:val="000000" w:themeColor="text1"/>
          <w:sz w:val="32"/>
          <w:szCs w:val="32"/>
          <w:u w:val="none"/>
        </w:rPr>
      </w:pPr>
      <w:r w:rsidRPr="00EE0896">
        <w:rPr>
          <w:rStyle w:val="Hyperlink"/>
          <w:color w:val="000000" w:themeColor="text1"/>
          <w:sz w:val="32"/>
          <w:szCs w:val="32"/>
          <w:u w:val="none"/>
        </w:rPr>
        <w:t>Blades are:</w:t>
      </w:r>
    </w:p>
    <w:p w14:paraId="56646567" w14:textId="2DE50CB3" w:rsidR="002541A1" w:rsidRPr="00EE0896" w:rsidRDefault="002541A1" w:rsidP="00200BC7">
      <w:pPr>
        <w:rPr>
          <w:rStyle w:val="Hyperlink"/>
          <w:color w:val="000000" w:themeColor="text1"/>
          <w:sz w:val="32"/>
          <w:szCs w:val="32"/>
          <w:u w:val="none"/>
        </w:rPr>
      </w:pPr>
      <w:r w:rsidRPr="00EE0896">
        <w:rPr>
          <w:rStyle w:val="Hyperlink"/>
          <w:color w:val="000000" w:themeColor="text1"/>
          <w:sz w:val="32"/>
          <w:szCs w:val="32"/>
          <w:u w:val="none"/>
        </w:rPr>
        <w:t>• Longer – capture more wind energy</w:t>
      </w:r>
    </w:p>
    <w:p w14:paraId="2CD780CA" w14:textId="7966F1E9" w:rsidR="002541A1" w:rsidRPr="00EE0896" w:rsidRDefault="002541A1" w:rsidP="00200BC7">
      <w:pPr>
        <w:rPr>
          <w:rStyle w:val="Hyperlink"/>
          <w:color w:val="000000" w:themeColor="text1"/>
          <w:sz w:val="32"/>
          <w:szCs w:val="32"/>
          <w:u w:val="none"/>
        </w:rPr>
      </w:pPr>
      <w:r w:rsidRPr="00EE0896">
        <w:rPr>
          <w:rStyle w:val="Hyperlink"/>
          <w:color w:val="000000" w:themeColor="text1"/>
          <w:sz w:val="32"/>
          <w:szCs w:val="32"/>
          <w:u w:val="none"/>
        </w:rPr>
        <w:t>Aerodynamically curved – reduce drag and increase lift</w:t>
      </w:r>
    </w:p>
    <w:p w14:paraId="66F5A217" w14:textId="77777777" w:rsidR="00B52705" w:rsidRPr="00EE0896" w:rsidRDefault="00B52705" w:rsidP="00200BC7">
      <w:pPr>
        <w:rPr>
          <w:rStyle w:val="Hyperlink"/>
          <w:color w:val="000000" w:themeColor="text1"/>
          <w:sz w:val="32"/>
          <w:szCs w:val="32"/>
          <w:u w:val="none"/>
        </w:rPr>
      </w:pPr>
      <w:r w:rsidRPr="00EE0896">
        <w:rPr>
          <w:rStyle w:val="Hyperlink"/>
          <w:color w:val="000000" w:themeColor="text1"/>
          <w:sz w:val="32"/>
          <w:szCs w:val="32"/>
          <w:u w:val="none"/>
        </w:rPr>
        <w:t>Voltage Divider Experiment</w:t>
      </w:r>
    </w:p>
    <w:p w14:paraId="1DED9B68" w14:textId="5F5F3CD5" w:rsidR="00DA74C4" w:rsidRPr="00EE0896" w:rsidRDefault="00B52705" w:rsidP="00200BC7">
      <w:pPr>
        <w:rPr>
          <w:rStyle w:val="Hyperlink"/>
          <w:color w:val="000000" w:themeColor="text1"/>
          <w:sz w:val="32"/>
          <w:szCs w:val="32"/>
          <w:u w:val="none"/>
        </w:rPr>
      </w:pPr>
      <w:r w:rsidRPr="00EE0896">
        <w:rPr>
          <w:rStyle w:val="Hyperlink"/>
          <w:color w:val="000000" w:themeColor="text1"/>
          <w:sz w:val="32"/>
          <w:szCs w:val="32"/>
          <w:u w:val="none"/>
        </w:rPr>
        <w:t>Adjustable</w:t>
      </w:r>
      <w:r w:rsidR="00733945" w:rsidRPr="00EE0896">
        <w:rPr>
          <w:rStyle w:val="Hyperlink"/>
          <w:color w:val="000000" w:themeColor="text1"/>
          <w:sz w:val="32"/>
          <w:szCs w:val="32"/>
          <w:u w:val="none"/>
        </w:rPr>
        <w:t xml:space="preserve"> (</w:t>
      </w:r>
      <w:r w:rsidR="00D05B3F" w:rsidRPr="00EE0896">
        <w:rPr>
          <w:rStyle w:val="Hyperlink"/>
          <w:color w:val="000000" w:themeColor="text1"/>
          <w:sz w:val="32"/>
          <w:szCs w:val="32"/>
          <w:u w:val="none"/>
        </w:rPr>
        <w:t xml:space="preserve">pitch </w:t>
      </w:r>
      <w:r w:rsidR="00C41A5E" w:rsidRPr="00EE0896">
        <w:rPr>
          <w:rStyle w:val="Hyperlink"/>
          <w:color w:val="000000" w:themeColor="text1"/>
          <w:sz w:val="32"/>
          <w:szCs w:val="32"/>
          <w:u w:val="none"/>
        </w:rPr>
        <w:t>control)</w:t>
      </w:r>
      <w:r w:rsidR="00C73E3C" w:rsidRPr="00EE0896">
        <w:rPr>
          <w:rStyle w:val="Hyperlink"/>
          <w:color w:val="000000" w:themeColor="text1"/>
          <w:sz w:val="32"/>
          <w:szCs w:val="32"/>
          <w:u w:val="none"/>
        </w:rPr>
        <w:t xml:space="preserve"> </w:t>
      </w:r>
      <w:r w:rsidR="009455CA" w:rsidRPr="00EE0896">
        <w:rPr>
          <w:rStyle w:val="Hyperlink"/>
          <w:color w:val="000000" w:themeColor="text1"/>
          <w:sz w:val="32"/>
          <w:szCs w:val="32"/>
          <w:u w:val="none"/>
        </w:rPr>
        <w:t xml:space="preserve">-&gt; </w:t>
      </w:r>
      <w:r w:rsidR="00E8362A" w:rsidRPr="00EE0896">
        <w:rPr>
          <w:rStyle w:val="Hyperlink"/>
          <w:color w:val="000000" w:themeColor="text1"/>
          <w:sz w:val="32"/>
          <w:szCs w:val="32"/>
          <w:u w:val="none"/>
        </w:rPr>
        <w:t>optimize</w:t>
      </w:r>
      <w:r w:rsidR="00F64BA8" w:rsidRPr="00EE0896">
        <w:rPr>
          <w:rStyle w:val="Hyperlink"/>
          <w:color w:val="000000" w:themeColor="text1"/>
          <w:sz w:val="32"/>
          <w:szCs w:val="32"/>
          <w:u w:val="none"/>
        </w:rPr>
        <w:t xml:space="preserve"> rotation</w:t>
      </w:r>
      <w:r w:rsidR="00866D4C" w:rsidRPr="00EE0896">
        <w:rPr>
          <w:rStyle w:val="Hyperlink"/>
          <w:color w:val="000000" w:themeColor="text1"/>
          <w:sz w:val="32"/>
          <w:szCs w:val="32"/>
          <w:u w:val="none"/>
        </w:rPr>
        <w:t xml:space="preserve"> speed </w:t>
      </w:r>
    </w:p>
    <w:p w14:paraId="44A38DA3" w14:textId="66B439A4" w:rsidR="009D5FC0" w:rsidRPr="00EE0896" w:rsidRDefault="002447E2" w:rsidP="00200BC7">
      <w:pPr>
        <w:rPr>
          <w:rStyle w:val="Heading2Char"/>
          <w:sz w:val="32"/>
          <w:szCs w:val="32"/>
        </w:rPr>
      </w:pPr>
      <w:r w:rsidRPr="00EE0896">
        <w:rPr>
          <w:rStyle w:val="Hyperlink"/>
          <w:color w:val="000000" w:themeColor="text1"/>
          <w:sz w:val="32"/>
          <w:szCs w:val="32"/>
          <w:u w:val="none"/>
        </w:rPr>
        <w:t>1</w:t>
      </w:r>
      <w:r w:rsidR="009D5FC0" w:rsidRPr="00EE0896">
        <w:rPr>
          <w:rStyle w:val="Hyperlink"/>
          <w:color w:val="000000" w:themeColor="text1"/>
          <w:sz w:val="32"/>
          <w:szCs w:val="32"/>
          <w:u w:val="none"/>
        </w:rPr>
        <w:t xml:space="preserve">.2 </w:t>
      </w:r>
      <w:r w:rsidR="009D5FC0" w:rsidRPr="00EE0896">
        <w:rPr>
          <w:rStyle w:val="Heading2Char"/>
          <w:sz w:val="32"/>
          <w:szCs w:val="32"/>
        </w:rPr>
        <w:t>Efficiency Impact</w:t>
      </w:r>
    </w:p>
    <w:p w14:paraId="517D8DEA" w14:textId="5570B784" w:rsidR="009D5FC0" w:rsidRPr="00EE0896" w:rsidRDefault="00291C03" w:rsidP="00200BC7">
      <w:pPr>
        <w:rPr>
          <w:rStyle w:val="Hyperlink"/>
          <w:color w:val="000000" w:themeColor="text1"/>
          <w:sz w:val="32"/>
          <w:szCs w:val="32"/>
          <w:u w:val="none"/>
        </w:rPr>
      </w:pPr>
      <w:r w:rsidRPr="00EE0896">
        <w:rPr>
          <w:rStyle w:val="Hyperlink"/>
          <w:color w:val="000000" w:themeColor="text1"/>
          <w:sz w:val="32"/>
          <w:szCs w:val="32"/>
          <w:u w:val="none"/>
        </w:rPr>
        <w:lastRenderedPageBreak/>
        <w:t>•</w:t>
      </w:r>
      <w:r w:rsidR="009D5FC0" w:rsidRPr="00EE0896">
        <w:rPr>
          <w:rStyle w:val="Hyperlink"/>
          <w:color w:val="000000" w:themeColor="text1"/>
          <w:sz w:val="32"/>
          <w:szCs w:val="32"/>
          <w:u w:val="none"/>
        </w:rPr>
        <w:t>Larger blades increase swept area , more kinetic energy captured</w:t>
      </w:r>
    </w:p>
    <w:p w14:paraId="58BA32D5" w14:textId="23A38382" w:rsidR="009D5FC0" w:rsidRPr="00EE0896" w:rsidRDefault="00291C03" w:rsidP="00200BC7">
      <w:pPr>
        <w:rPr>
          <w:rStyle w:val="Hyperlink"/>
          <w:color w:val="000000" w:themeColor="text1"/>
          <w:sz w:val="32"/>
          <w:szCs w:val="32"/>
          <w:u w:val="none"/>
        </w:rPr>
      </w:pPr>
      <w:r w:rsidRPr="00EE0896">
        <w:rPr>
          <w:rStyle w:val="Hyperlink"/>
          <w:color w:val="000000" w:themeColor="text1"/>
          <w:sz w:val="32"/>
          <w:szCs w:val="32"/>
          <w:u w:val="none"/>
        </w:rPr>
        <w:t>•</w:t>
      </w:r>
      <w:r w:rsidR="009D5FC0" w:rsidRPr="00EE0896">
        <w:rPr>
          <w:rStyle w:val="Hyperlink"/>
          <w:color w:val="000000" w:themeColor="text1"/>
          <w:sz w:val="32"/>
          <w:szCs w:val="32"/>
          <w:u w:val="none"/>
        </w:rPr>
        <w:t xml:space="preserve">Smart pitch systems adjust to wind conditions , </w:t>
      </w:r>
      <w:r w:rsidR="00043806" w:rsidRPr="00EE0896">
        <w:rPr>
          <w:rStyle w:val="Hyperlink"/>
          <w:color w:val="000000" w:themeColor="text1"/>
          <w:sz w:val="32"/>
          <w:szCs w:val="32"/>
          <w:u w:val="none"/>
        </w:rPr>
        <w:t>maximize</w:t>
      </w:r>
      <w:r w:rsidR="009D5FC0" w:rsidRPr="00EE0896">
        <w:rPr>
          <w:rStyle w:val="Hyperlink"/>
          <w:color w:val="000000" w:themeColor="text1"/>
          <w:sz w:val="32"/>
          <w:szCs w:val="32"/>
          <w:u w:val="none"/>
        </w:rPr>
        <w:t xml:space="preserve"> output</w:t>
      </w:r>
    </w:p>
    <w:p w14:paraId="642C71F7" w14:textId="41E4A5AE" w:rsidR="00291C03" w:rsidRPr="00EE0896" w:rsidRDefault="009D5FC0" w:rsidP="00BA5CF4">
      <w:pPr>
        <w:rPr>
          <w:rStyle w:val="Hyperlink"/>
          <w:color w:val="000000" w:themeColor="text1"/>
          <w:sz w:val="32"/>
          <w:szCs w:val="32"/>
          <w:u w:val="none"/>
        </w:rPr>
      </w:pPr>
      <w:r w:rsidRPr="00EE0896">
        <w:rPr>
          <w:rStyle w:val="Hyperlink"/>
          <w:color w:val="000000" w:themeColor="text1"/>
          <w:sz w:val="32"/>
          <w:szCs w:val="32"/>
          <w:u w:val="none"/>
        </w:rPr>
        <w:t>• Offshore turbines now produce significantly more power than older designs</w:t>
      </w:r>
    </w:p>
    <w:p w14:paraId="047BF141" w14:textId="71A7B198" w:rsidR="00490691" w:rsidRPr="00EE0896" w:rsidRDefault="00C87337" w:rsidP="00200BC7">
      <w:pPr>
        <w:rPr>
          <w:rStyle w:val="Hyperlink"/>
          <w:color w:val="000000" w:themeColor="text1"/>
          <w:sz w:val="32"/>
          <w:szCs w:val="32"/>
          <w:u w:val="none"/>
        </w:rPr>
      </w:pPr>
      <w:r>
        <w:rPr>
          <w:rStyle w:val="Hyperlink"/>
          <w:color w:val="000000" w:themeColor="text1"/>
          <w:sz w:val="32"/>
          <w:szCs w:val="32"/>
          <w:u w:val="none"/>
        </w:rPr>
        <w:t>1</w:t>
      </w:r>
      <w:r w:rsidR="0061096B" w:rsidRPr="00EE0896">
        <w:rPr>
          <w:rStyle w:val="Hyperlink"/>
          <w:color w:val="000000" w:themeColor="text1"/>
          <w:sz w:val="32"/>
          <w:szCs w:val="32"/>
          <w:u w:val="none"/>
        </w:rPr>
        <w:t xml:space="preserve">.3 </w:t>
      </w:r>
      <w:r w:rsidR="00D46004" w:rsidRPr="00EE0896">
        <w:rPr>
          <w:rStyle w:val="Hyperlink"/>
          <w:color w:val="000000" w:themeColor="text1"/>
          <w:sz w:val="32"/>
          <w:szCs w:val="32"/>
          <w:u w:val="none"/>
        </w:rPr>
        <w:t>Cost</w:t>
      </w:r>
      <w:r w:rsidR="00490691" w:rsidRPr="00EE0896">
        <w:rPr>
          <w:rStyle w:val="Hyperlink"/>
          <w:color w:val="000000" w:themeColor="text1"/>
          <w:sz w:val="32"/>
          <w:szCs w:val="32"/>
          <w:u w:val="none"/>
        </w:rPr>
        <w:t xml:space="preserve">   </w:t>
      </w:r>
      <w:r w:rsidR="00E5337A" w:rsidRPr="00EE0896">
        <w:rPr>
          <w:rStyle w:val="Hyperlink"/>
          <w:color w:val="000000" w:themeColor="text1"/>
          <w:sz w:val="32"/>
          <w:szCs w:val="32"/>
          <w:u w:val="none"/>
        </w:rPr>
        <w:t xml:space="preserve">Evaluation </w:t>
      </w:r>
    </w:p>
    <w:p w14:paraId="1CA7C51E" w14:textId="4D72B25B" w:rsidR="00490691" w:rsidRPr="00EE0896" w:rsidRDefault="00490691" w:rsidP="00200BC7">
      <w:pPr>
        <w:rPr>
          <w:rStyle w:val="Hyperlink"/>
          <w:color w:val="000000" w:themeColor="text1"/>
          <w:sz w:val="32"/>
          <w:szCs w:val="32"/>
          <w:u w:val="none"/>
        </w:rPr>
      </w:pPr>
      <w:r w:rsidRPr="00EE0896">
        <w:rPr>
          <w:rStyle w:val="Hyperlink"/>
          <w:color w:val="000000" w:themeColor="text1"/>
          <w:sz w:val="32"/>
          <w:szCs w:val="32"/>
          <w:u w:val="none"/>
        </w:rPr>
        <w:t>Advantages:</w:t>
      </w:r>
    </w:p>
    <w:p w14:paraId="546711C1" w14:textId="16DAFD67" w:rsidR="00490691" w:rsidRPr="00EE0896" w:rsidRDefault="0051527D" w:rsidP="00200BC7">
      <w:pPr>
        <w:rPr>
          <w:rStyle w:val="Hyperlink"/>
          <w:color w:val="000000" w:themeColor="text1"/>
          <w:sz w:val="32"/>
          <w:szCs w:val="32"/>
          <w:u w:val="none"/>
        </w:rPr>
      </w:pPr>
      <w:r w:rsidRPr="00EE0896">
        <w:rPr>
          <w:rStyle w:val="Hyperlink"/>
          <w:color w:val="000000" w:themeColor="text1"/>
          <w:sz w:val="32"/>
          <w:szCs w:val="32"/>
          <w:u w:val="none"/>
        </w:rPr>
        <w:t xml:space="preserve">• </w:t>
      </w:r>
      <w:r w:rsidR="00490691" w:rsidRPr="00EE0896">
        <w:rPr>
          <w:rStyle w:val="Hyperlink"/>
          <w:color w:val="000000" w:themeColor="text1"/>
          <w:sz w:val="32"/>
          <w:szCs w:val="32"/>
          <w:u w:val="none"/>
        </w:rPr>
        <w:t>Higher energy output reduces cost per kWh</w:t>
      </w:r>
    </w:p>
    <w:p w14:paraId="38EA02BE" w14:textId="29A65617" w:rsidR="00490691" w:rsidRPr="00EE0896" w:rsidRDefault="00490691" w:rsidP="00200BC7">
      <w:pPr>
        <w:rPr>
          <w:rStyle w:val="Hyperlink"/>
          <w:color w:val="000000" w:themeColor="text1"/>
          <w:sz w:val="32"/>
          <w:szCs w:val="32"/>
          <w:u w:val="none"/>
        </w:rPr>
      </w:pPr>
      <w:r w:rsidRPr="00EE0896">
        <w:rPr>
          <w:rStyle w:val="Hyperlink"/>
          <w:color w:val="000000" w:themeColor="text1"/>
          <w:sz w:val="32"/>
          <w:szCs w:val="32"/>
          <w:u w:val="none"/>
        </w:rPr>
        <w:t>• Longer lifespan reduces replacement frequency</w:t>
      </w:r>
    </w:p>
    <w:p w14:paraId="293D0AC1" w14:textId="608B6AE5" w:rsidR="00291C03" w:rsidRPr="00EE0896" w:rsidRDefault="00490691" w:rsidP="00200BC7">
      <w:pPr>
        <w:rPr>
          <w:rStyle w:val="Hyperlink"/>
          <w:color w:val="000000" w:themeColor="text1"/>
          <w:sz w:val="32"/>
          <w:szCs w:val="32"/>
          <w:u w:val="none"/>
        </w:rPr>
      </w:pPr>
      <w:r w:rsidRPr="00EE0896">
        <w:rPr>
          <w:rStyle w:val="Hyperlink"/>
          <w:color w:val="000000" w:themeColor="text1"/>
          <w:sz w:val="32"/>
          <w:szCs w:val="32"/>
          <w:u w:val="none"/>
        </w:rPr>
        <w:t>Disadvantages:</w:t>
      </w:r>
    </w:p>
    <w:p w14:paraId="2EDD28D3" w14:textId="46443E91" w:rsidR="00622CF0" w:rsidRPr="00EE0896" w:rsidRDefault="00622CF0" w:rsidP="00200BC7">
      <w:pPr>
        <w:rPr>
          <w:rStyle w:val="Hyperlink"/>
          <w:color w:val="000000" w:themeColor="text1"/>
          <w:sz w:val="32"/>
          <w:szCs w:val="32"/>
          <w:u w:val="none"/>
        </w:rPr>
      </w:pPr>
      <w:r w:rsidRPr="00EE0896">
        <w:rPr>
          <w:rStyle w:val="Hyperlink"/>
          <w:color w:val="000000" w:themeColor="text1"/>
          <w:sz w:val="32"/>
          <w:szCs w:val="32"/>
          <w:u w:val="none"/>
        </w:rPr>
        <w:t xml:space="preserve">High </w:t>
      </w:r>
      <w:r w:rsidR="00886726" w:rsidRPr="00EE0896">
        <w:rPr>
          <w:rStyle w:val="Hyperlink"/>
          <w:color w:val="000000" w:themeColor="text1"/>
          <w:sz w:val="32"/>
          <w:szCs w:val="32"/>
          <w:u w:val="none"/>
        </w:rPr>
        <w:t>initial</w:t>
      </w:r>
      <w:r w:rsidRPr="00EE0896">
        <w:rPr>
          <w:rStyle w:val="Hyperlink"/>
          <w:color w:val="000000" w:themeColor="text1"/>
          <w:sz w:val="32"/>
          <w:szCs w:val="32"/>
          <w:u w:val="none"/>
        </w:rPr>
        <w:t xml:space="preserve"> manufacturing and installation cost Images</w:t>
      </w:r>
    </w:p>
    <w:p w14:paraId="7573EF68" w14:textId="77777777" w:rsidR="00622CF0" w:rsidRPr="00EE0896" w:rsidRDefault="00622CF0" w:rsidP="00200BC7">
      <w:pPr>
        <w:rPr>
          <w:rStyle w:val="Hyperlink"/>
          <w:color w:val="000000" w:themeColor="text1"/>
          <w:sz w:val="32"/>
          <w:szCs w:val="32"/>
          <w:u w:val="none"/>
        </w:rPr>
      </w:pPr>
      <w:r w:rsidRPr="00EE0896">
        <w:rPr>
          <w:rStyle w:val="Hyperlink"/>
          <w:color w:val="000000" w:themeColor="text1"/>
          <w:sz w:val="32"/>
          <w:szCs w:val="32"/>
          <w:u w:val="none"/>
        </w:rPr>
        <w:t>Maintenance (especially offshore) is expensive</w:t>
      </w:r>
    </w:p>
    <w:p w14:paraId="45ABB57F" w14:textId="77777777" w:rsidR="002F1DAA" w:rsidRPr="00EE0896" w:rsidRDefault="002F1DAA" w:rsidP="00200BC7">
      <w:pPr>
        <w:rPr>
          <w:rStyle w:val="Hyperlink"/>
          <w:color w:val="000000" w:themeColor="text1"/>
          <w:sz w:val="32"/>
          <w:szCs w:val="32"/>
          <w:u w:val="none"/>
        </w:rPr>
      </w:pPr>
      <w:r w:rsidRPr="00EE0896">
        <w:rPr>
          <w:rStyle w:val="Hyperlink"/>
          <w:color w:val="000000" w:themeColor="text1"/>
          <w:sz w:val="32"/>
          <w:szCs w:val="32"/>
          <w:u w:val="none"/>
        </w:rPr>
        <w:t>Evaluation:</w:t>
      </w:r>
    </w:p>
    <w:p w14:paraId="3670CD8B" w14:textId="7E308958" w:rsidR="002F1DAA" w:rsidRPr="00EE0896" w:rsidRDefault="002F1DAA" w:rsidP="00200BC7">
      <w:pPr>
        <w:rPr>
          <w:rStyle w:val="Hyperlink"/>
          <w:color w:val="000000" w:themeColor="text1"/>
          <w:sz w:val="32"/>
          <w:szCs w:val="32"/>
          <w:u w:val="none"/>
        </w:rPr>
      </w:pPr>
      <w:r w:rsidRPr="00EE0896">
        <w:rPr>
          <w:rStyle w:val="Hyperlink"/>
          <w:color w:val="000000" w:themeColor="text1"/>
          <w:sz w:val="32"/>
          <w:szCs w:val="32"/>
          <w:u w:val="none"/>
        </w:rPr>
        <w:t>Although expensive to build, improved blade design significantly reduces cost per unit of electricity over time, making it Economically efficient.</w:t>
      </w:r>
    </w:p>
    <w:p w14:paraId="41DE5FD9" w14:textId="581BE5E4" w:rsidR="00A87D7F" w:rsidRPr="00EE0896" w:rsidRDefault="00C87337" w:rsidP="00200BC7">
      <w:pPr>
        <w:rPr>
          <w:rStyle w:val="Hyperlink"/>
          <w:color w:val="000000" w:themeColor="text1"/>
          <w:sz w:val="32"/>
          <w:szCs w:val="32"/>
          <w:u w:val="none"/>
        </w:rPr>
      </w:pPr>
      <w:r>
        <w:rPr>
          <w:rStyle w:val="Hyperlink"/>
          <w:color w:val="000000" w:themeColor="text1"/>
          <w:sz w:val="32"/>
          <w:szCs w:val="32"/>
          <w:u w:val="none"/>
        </w:rPr>
        <w:t>2</w:t>
      </w:r>
      <w:r w:rsidR="00A87D7F" w:rsidRPr="00EE0896">
        <w:rPr>
          <w:rStyle w:val="Hyperlink"/>
          <w:color w:val="000000" w:themeColor="text1"/>
          <w:sz w:val="32"/>
          <w:szCs w:val="32"/>
          <w:u w:val="none"/>
        </w:rPr>
        <w:t xml:space="preserve">. </w:t>
      </w:r>
      <w:r w:rsidR="00A87D7F" w:rsidRPr="00886726">
        <w:rPr>
          <w:rStyle w:val="Hyperlink"/>
          <w:color w:val="000000" w:themeColor="text1"/>
          <w:sz w:val="32"/>
          <w:szCs w:val="32"/>
        </w:rPr>
        <w:t>Advances in Solar Panel Technology</w:t>
      </w:r>
      <w:r w:rsidRPr="00886726">
        <w:rPr>
          <w:rStyle w:val="Hyperlink"/>
          <w:color w:val="000000" w:themeColor="text1"/>
          <w:sz w:val="32"/>
          <w:szCs w:val="32"/>
        </w:rPr>
        <w:t>:</w:t>
      </w:r>
    </w:p>
    <w:p w14:paraId="0B0FD011" w14:textId="57BBAA52" w:rsidR="00A87D7F" w:rsidRPr="00EE0896" w:rsidRDefault="00730515" w:rsidP="00200BC7">
      <w:pPr>
        <w:rPr>
          <w:rStyle w:val="Hyperlink"/>
          <w:color w:val="000000" w:themeColor="text1"/>
          <w:sz w:val="32"/>
          <w:szCs w:val="32"/>
          <w:u w:val="none"/>
        </w:rPr>
      </w:pPr>
      <w:r>
        <w:rPr>
          <w:rStyle w:val="Hyperlink"/>
          <w:color w:val="000000" w:themeColor="text1"/>
          <w:sz w:val="32"/>
          <w:szCs w:val="32"/>
          <w:u w:val="none"/>
        </w:rPr>
        <w:t>-</w:t>
      </w:r>
      <w:r w:rsidR="00A87D7F" w:rsidRPr="00EE0896">
        <w:rPr>
          <w:rStyle w:val="Hyperlink"/>
          <w:color w:val="000000" w:themeColor="text1"/>
          <w:sz w:val="32"/>
          <w:szCs w:val="32"/>
          <w:u w:val="none"/>
        </w:rPr>
        <w:t xml:space="preserve"> Description</w:t>
      </w:r>
    </w:p>
    <w:p w14:paraId="78ADD38B" w14:textId="77777777" w:rsidR="00A87D7F" w:rsidRPr="00EE0896" w:rsidRDefault="00A87D7F" w:rsidP="00200BC7">
      <w:pPr>
        <w:rPr>
          <w:rStyle w:val="Hyperlink"/>
          <w:color w:val="000000" w:themeColor="text1"/>
          <w:sz w:val="32"/>
          <w:szCs w:val="32"/>
          <w:u w:val="none"/>
        </w:rPr>
      </w:pPr>
      <w:r w:rsidRPr="00EE0896">
        <w:rPr>
          <w:rStyle w:val="Hyperlink"/>
          <w:color w:val="000000" w:themeColor="text1"/>
          <w:sz w:val="32"/>
          <w:szCs w:val="32"/>
          <w:u w:val="none"/>
        </w:rPr>
        <w:t>Solar panels have improved through:</w:t>
      </w:r>
    </w:p>
    <w:p w14:paraId="3F99849D" w14:textId="15B2225D" w:rsidR="00A87D7F" w:rsidRPr="00EE0896" w:rsidRDefault="00F76A4C" w:rsidP="00200BC7">
      <w:pPr>
        <w:rPr>
          <w:rStyle w:val="Hyperlink"/>
          <w:color w:val="000000" w:themeColor="text1"/>
          <w:sz w:val="32"/>
          <w:szCs w:val="32"/>
          <w:u w:val="none"/>
        </w:rPr>
      </w:pPr>
      <w:r w:rsidRPr="00EE0896">
        <w:rPr>
          <w:rStyle w:val="Hyperlink"/>
          <w:color w:val="000000" w:themeColor="text1"/>
          <w:sz w:val="32"/>
          <w:szCs w:val="32"/>
          <w:u w:val="none"/>
        </w:rPr>
        <w:lastRenderedPageBreak/>
        <w:t xml:space="preserve">• </w:t>
      </w:r>
      <w:r w:rsidR="00A87D7F" w:rsidRPr="00EE0896">
        <w:rPr>
          <w:rStyle w:val="Hyperlink"/>
          <w:color w:val="000000" w:themeColor="text1"/>
          <w:sz w:val="32"/>
          <w:szCs w:val="32"/>
          <w:u w:val="none"/>
        </w:rPr>
        <w:t>Higher efficiency photovoltaic (PV) cells (</w:t>
      </w:r>
      <w:proofErr w:type="spellStart"/>
      <w:r w:rsidR="00A87D7F" w:rsidRPr="00EE0896">
        <w:rPr>
          <w:rStyle w:val="Hyperlink"/>
          <w:color w:val="000000" w:themeColor="text1"/>
          <w:sz w:val="32"/>
          <w:szCs w:val="32"/>
          <w:u w:val="none"/>
        </w:rPr>
        <w:t>e.g.monocrystalline</w:t>
      </w:r>
      <w:proofErr w:type="spellEnd"/>
      <w:r w:rsidR="00A87D7F" w:rsidRPr="00EE0896">
        <w:rPr>
          <w:rStyle w:val="Hyperlink"/>
          <w:color w:val="000000" w:themeColor="text1"/>
          <w:sz w:val="32"/>
          <w:szCs w:val="32"/>
          <w:u w:val="none"/>
        </w:rPr>
        <w:t xml:space="preserve"> silicon)</w:t>
      </w:r>
    </w:p>
    <w:p w14:paraId="7F81644E" w14:textId="4FF124AB" w:rsidR="00A87D7F" w:rsidRPr="00EE0896" w:rsidRDefault="00F76A4C" w:rsidP="00200BC7">
      <w:pPr>
        <w:rPr>
          <w:rStyle w:val="Hyperlink"/>
          <w:color w:val="000000" w:themeColor="text1"/>
          <w:sz w:val="32"/>
          <w:szCs w:val="32"/>
          <w:u w:val="none"/>
        </w:rPr>
      </w:pPr>
      <w:r w:rsidRPr="00EE0896">
        <w:rPr>
          <w:rStyle w:val="Hyperlink"/>
          <w:color w:val="000000" w:themeColor="text1"/>
          <w:sz w:val="32"/>
          <w:szCs w:val="32"/>
          <w:u w:val="none"/>
        </w:rPr>
        <w:t xml:space="preserve">• </w:t>
      </w:r>
      <w:r w:rsidR="00A87D7F" w:rsidRPr="00EE0896">
        <w:rPr>
          <w:rStyle w:val="Hyperlink"/>
          <w:color w:val="000000" w:themeColor="text1"/>
          <w:sz w:val="32"/>
          <w:szCs w:val="32"/>
          <w:u w:val="none"/>
        </w:rPr>
        <w:t>Bifacial panels (capture sunlight from both sides)</w:t>
      </w:r>
    </w:p>
    <w:p w14:paraId="21F20C68" w14:textId="733B757C" w:rsidR="00A87D7F" w:rsidRPr="00EE0896" w:rsidRDefault="00F76A4C" w:rsidP="00200BC7">
      <w:pPr>
        <w:rPr>
          <w:rStyle w:val="Hyperlink"/>
          <w:color w:val="000000" w:themeColor="text1"/>
          <w:sz w:val="32"/>
          <w:szCs w:val="32"/>
          <w:u w:val="none"/>
        </w:rPr>
      </w:pPr>
      <w:r w:rsidRPr="00EE0896">
        <w:rPr>
          <w:rStyle w:val="Hyperlink"/>
          <w:color w:val="000000" w:themeColor="text1"/>
          <w:sz w:val="32"/>
          <w:szCs w:val="32"/>
          <w:u w:val="none"/>
        </w:rPr>
        <w:t xml:space="preserve">• </w:t>
      </w:r>
      <w:r w:rsidR="00A87D7F" w:rsidRPr="00EE0896">
        <w:rPr>
          <w:rStyle w:val="Hyperlink"/>
          <w:color w:val="000000" w:themeColor="text1"/>
          <w:sz w:val="32"/>
          <w:szCs w:val="32"/>
          <w:u w:val="none"/>
        </w:rPr>
        <w:t>Tracking systems that follow the sun</w:t>
      </w:r>
    </w:p>
    <w:p w14:paraId="770771FB" w14:textId="1D291CDD" w:rsidR="00135B39" w:rsidRPr="00EE0896" w:rsidRDefault="00135B39" w:rsidP="00200BC7">
      <w:pPr>
        <w:rPr>
          <w:rStyle w:val="Hyperlink"/>
          <w:color w:val="000000" w:themeColor="text1"/>
          <w:sz w:val="32"/>
          <w:szCs w:val="32"/>
          <w:u w:val="none"/>
        </w:rPr>
      </w:pPr>
      <w:r w:rsidRPr="00EE0896">
        <w:rPr>
          <w:rStyle w:val="Hyperlink"/>
          <w:color w:val="000000" w:themeColor="text1"/>
          <w:sz w:val="32"/>
          <w:szCs w:val="32"/>
          <w:u w:val="none"/>
        </w:rPr>
        <w:t>• Modern panels convert more sunlight into electricity (over 20% efficiency)</w:t>
      </w:r>
    </w:p>
    <w:p w14:paraId="73ACB074" w14:textId="2EE7F081" w:rsidR="00135B39" w:rsidRPr="00EE0896" w:rsidRDefault="00135B39" w:rsidP="00200BC7">
      <w:pPr>
        <w:rPr>
          <w:rStyle w:val="Hyperlink"/>
          <w:color w:val="000000" w:themeColor="text1"/>
          <w:sz w:val="32"/>
          <w:szCs w:val="32"/>
          <w:u w:val="none"/>
        </w:rPr>
      </w:pPr>
      <w:r w:rsidRPr="00EE0896">
        <w:rPr>
          <w:rStyle w:val="Hyperlink"/>
          <w:color w:val="000000" w:themeColor="text1"/>
          <w:sz w:val="32"/>
          <w:szCs w:val="32"/>
          <w:u w:val="none"/>
        </w:rPr>
        <w:t>• Tracking systems can increase output by 25-35%</w:t>
      </w:r>
    </w:p>
    <w:p w14:paraId="24292B9F" w14:textId="5C543902" w:rsidR="0075251E" w:rsidRPr="00072558" w:rsidRDefault="0075251E" w:rsidP="00072558">
      <w:pPr>
        <w:pStyle w:val="ListParagraph"/>
        <w:numPr>
          <w:ilvl w:val="1"/>
          <w:numId w:val="6"/>
        </w:numPr>
        <w:rPr>
          <w:rStyle w:val="Hyperlink"/>
          <w:color w:val="000000" w:themeColor="text1"/>
          <w:sz w:val="32"/>
          <w:szCs w:val="32"/>
          <w:u w:val="none"/>
        </w:rPr>
      </w:pPr>
      <w:r w:rsidRPr="00072558">
        <w:rPr>
          <w:rStyle w:val="Hyperlink"/>
          <w:color w:val="000000" w:themeColor="text1"/>
          <w:sz w:val="32"/>
          <w:szCs w:val="32"/>
          <w:u w:val="none"/>
        </w:rPr>
        <w:t>Advantages:</w:t>
      </w:r>
    </w:p>
    <w:p w14:paraId="4661CB30" w14:textId="1EE148A3" w:rsidR="0075251E" w:rsidRPr="00EE0896" w:rsidRDefault="0075251E" w:rsidP="00200BC7">
      <w:pPr>
        <w:rPr>
          <w:rStyle w:val="Hyperlink"/>
          <w:color w:val="000000" w:themeColor="text1"/>
          <w:sz w:val="32"/>
          <w:szCs w:val="32"/>
          <w:u w:val="none"/>
        </w:rPr>
      </w:pPr>
      <w:r w:rsidRPr="00EE0896">
        <w:rPr>
          <w:rStyle w:val="Hyperlink"/>
          <w:color w:val="000000" w:themeColor="text1"/>
          <w:sz w:val="32"/>
          <w:szCs w:val="32"/>
          <w:u w:val="none"/>
        </w:rPr>
        <w:t>• Cost of solar panels has dropped significantly</w:t>
      </w:r>
    </w:p>
    <w:p w14:paraId="29356DD8" w14:textId="589F478D" w:rsidR="004053FA" w:rsidRPr="00EE0896" w:rsidRDefault="0075251E" w:rsidP="00072558">
      <w:pPr>
        <w:rPr>
          <w:rStyle w:val="Hyperlink"/>
          <w:color w:val="000000" w:themeColor="text1"/>
          <w:sz w:val="32"/>
          <w:szCs w:val="32"/>
          <w:u w:val="none"/>
        </w:rPr>
      </w:pPr>
      <w:r w:rsidRPr="00EE0896">
        <w:rPr>
          <w:rStyle w:val="Hyperlink"/>
          <w:color w:val="000000" w:themeColor="text1"/>
          <w:sz w:val="32"/>
          <w:szCs w:val="32"/>
          <w:u w:val="none"/>
        </w:rPr>
        <w:t>• Low operating and maintenance costs</w:t>
      </w:r>
    </w:p>
    <w:p w14:paraId="348C641C" w14:textId="1A26B0B4" w:rsidR="00823BFE" w:rsidRPr="00072558" w:rsidRDefault="004053FA" w:rsidP="00072558">
      <w:pPr>
        <w:pStyle w:val="ListParagraph"/>
        <w:numPr>
          <w:ilvl w:val="1"/>
          <w:numId w:val="6"/>
        </w:numPr>
        <w:rPr>
          <w:rStyle w:val="Hyperlink"/>
          <w:color w:val="000000" w:themeColor="text1"/>
          <w:sz w:val="32"/>
          <w:szCs w:val="32"/>
          <w:u w:val="none"/>
        </w:rPr>
      </w:pPr>
      <w:r w:rsidRPr="00072558">
        <w:rPr>
          <w:rStyle w:val="Hyperlink"/>
          <w:color w:val="000000" w:themeColor="text1"/>
          <w:sz w:val="32"/>
          <w:szCs w:val="32"/>
          <w:u w:val="none"/>
        </w:rPr>
        <w:t>Disadvantages:</w:t>
      </w:r>
    </w:p>
    <w:p w14:paraId="31A55012" w14:textId="77777777" w:rsidR="004053FA" w:rsidRPr="00EE0896" w:rsidRDefault="004053FA" w:rsidP="00200BC7">
      <w:pPr>
        <w:rPr>
          <w:rStyle w:val="Hyperlink"/>
          <w:color w:val="000000" w:themeColor="text1"/>
          <w:sz w:val="32"/>
          <w:szCs w:val="32"/>
          <w:u w:val="none"/>
        </w:rPr>
      </w:pPr>
      <w:r w:rsidRPr="00EE0896">
        <w:rPr>
          <w:rStyle w:val="Hyperlink"/>
          <w:color w:val="000000" w:themeColor="text1"/>
          <w:sz w:val="32"/>
          <w:szCs w:val="32"/>
          <w:u w:val="none"/>
        </w:rPr>
        <w:t>High initial installation cost</w:t>
      </w:r>
    </w:p>
    <w:p w14:paraId="2DFD9B2E" w14:textId="77777777" w:rsidR="004053FA" w:rsidRPr="00EE0896" w:rsidRDefault="004053FA" w:rsidP="00200BC7">
      <w:pPr>
        <w:rPr>
          <w:rStyle w:val="Hyperlink"/>
          <w:color w:val="000000" w:themeColor="text1"/>
          <w:sz w:val="32"/>
          <w:szCs w:val="32"/>
          <w:u w:val="none"/>
        </w:rPr>
      </w:pPr>
      <w:r w:rsidRPr="00EE0896">
        <w:rPr>
          <w:rStyle w:val="Hyperlink"/>
          <w:color w:val="000000" w:themeColor="text1"/>
          <w:sz w:val="32"/>
          <w:szCs w:val="32"/>
          <w:u w:val="none"/>
        </w:rPr>
        <w:t>Efficiency depends on weather and daylight</w:t>
      </w:r>
    </w:p>
    <w:p w14:paraId="1E04D217" w14:textId="5FFA16BF" w:rsidR="00A7224E" w:rsidRPr="00EE0896" w:rsidRDefault="00810540" w:rsidP="00200BC7">
      <w:pPr>
        <w:rPr>
          <w:rStyle w:val="Hyperlink"/>
          <w:color w:val="000000" w:themeColor="text1"/>
          <w:sz w:val="32"/>
          <w:szCs w:val="32"/>
          <w:u w:val="none"/>
        </w:rPr>
      </w:pPr>
      <w:r>
        <w:rPr>
          <w:rStyle w:val="Hyperlink"/>
          <w:color w:val="000000" w:themeColor="text1"/>
          <w:sz w:val="32"/>
          <w:szCs w:val="32"/>
          <w:u w:val="none"/>
        </w:rPr>
        <w:t>3</w:t>
      </w:r>
      <w:r w:rsidR="00A7224E" w:rsidRPr="00EE0896">
        <w:rPr>
          <w:rStyle w:val="Hyperlink"/>
          <w:color w:val="000000" w:themeColor="text1"/>
          <w:sz w:val="32"/>
          <w:szCs w:val="32"/>
          <w:u w:val="none"/>
        </w:rPr>
        <w:t xml:space="preserve">. </w:t>
      </w:r>
      <w:r w:rsidR="00A7224E" w:rsidRPr="00907AA7">
        <w:rPr>
          <w:rStyle w:val="Hyperlink"/>
          <w:color w:val="000000" w:themeColor="text1"/>
          <w:sz w:val="32"/>
          <w:szCs w:val="32"/>
        </w:rPr>
        <w:t>Battery Storage Technology</w:t>
      </w:r>
    </w:p>
    <w:p w14:paraId="39FC6EC8" w14:textId="5784ED53" w:rsidR="00A7224E" w:rsidRPr="00EE0896" w:rsidRDefault="0082756E" w:rsidP="00200BC7">
      <w:pPr>
        <w:rPr>
          <w:rStyle w:val="Hyperlink"/>
          <w:color w:val="000000" w:themeColor="text1"/>
          <w:sz w:val="32"/>
          <w:szCs w:val="32"/>
          <w:u w:val="none"/>
        </w:rPr>
      </w:pPr>
      <w:r>
        <w:rPr>
          <w:rStyle w:val="Hyperlink"/>
          <w:color w:val="000000" w:themeColor="text1"/>
          <w:sz w:val="32"/>
          <w:szCs w:val="32"/>
          <w:u w:val="none"/>
        </w:rPr>
        <w:t>-</w:t>
      </w:r>
      <w:r w:rsidR="00A7224E" w:rsidRPr="00EE0896">
        <w:rPr>
          <w:rStyle w:val="Hyperlink"/>
          <w:color w:val="000000" w:themeColor="text1"/>
          <w:sz w:val="32"/>
          <w:szCs w:val="32"/>
          <w:u w:val="none"/>
        </w:rPr>
        <w:t xml:space="preserve"> Description</w:t>
      </w:r>
    </w:p>
    <w:p w14:paraId="2432D1DD" w14:textId="02A133F9" w:rsidR="00A7224E" w:rsidRPr="00EE0896" w:rsidRDefault="00A7224E" w:rsidP="00200BC7">
      <w:pPr>
        <w:rPr>
          <w:rStyle w:val="Hyperlink"/>
          <w:color w:val="000000" w:themeColor="text1"/>
          <w:sz w:val="32"/>
          <w:szCs w:val="32"/>
          <w:u w:val="none"/>
        </w:rPr>
      </w:pPr>
      <w:r w:rsidRPr="00EE0896">
        <w:rPr>
          <w:rStyle w:val="Hyperlink"/>
          <w:color w:val="000000" w:themeColor="text1"/>
          <w:sz w:val="32"/>
          <w:szCs w:val="32"/>
          <w:u w:val="none"/>
        </w:rPr>
        <w:t>Energy storage systems (especially lithium-ion batteries) store excess energy</w:t>
      </w:r>
      <w:r w:rsidR="001F785F" w:rsidRPr="00EE0896">
        <w:rPr>
          <w:rStyle w:val="Hyperlink"/>
          <w:color w:val="000000" w:themeColor="text1"/>
          <w:sz w:val="32"/>
          <w:szCs w:val="32"/>
          <w:u w:val="none"/>
        </w:rPr>
        <w:t xml:space="preserve"> </w:t>
      </w:r>
      <w:r w:rsidRPr="00EE0896">
        <w:rPr>
          <w:rStyle w:val="Hyperlink"/>
          <w:color w:val="000000" w:themeColor="text1"/>
          <w:sz w:val="32"/>
          <w:szCs w:val="32"/>
          <w:u w:val="none"/>
        </w:rPr>
        <w:t>generated from renewables for later use.</w:t>
      </w:r>
    </w:p>
    <w:p w14:paraId="4CA9D1A4" w14:textId="2F22FC92" w:rsidR="00A7224E" w:rsidRPr="00EE0896" w:rsidRDefault="0082756E" w:rsidP="00200BC7">
      <w:pPr>
        <w:rPr>
          <w:rStyle w:val="Hyperlink"/>
          <w:color w:val="000000" w:themeColor="text1"/>
          <w:sz w:val="32"/>
          <w:szCs w:val="32"/>
          <w:u w:val="none"/>
        </w:rPr>
      </w:pPr>
      <w:r>
        <w:rPr>
          <w:rStyle w:val="Hyperlink"/>
          <w:color w:val="000000" w:themeColor="text1"/>
          <w:sz w:val="32"/>
          <w:szCs w:val="32"/>
          <w:u w:val="none"/>
        </w:rPr>
        <w:t>-</w:t>
      </w:r>
      <w:r w:rsidR="00A7224E" w:rsidRPr="00EE0896">
        <w:rPr>
          <w:rStyle w:val="Hyperlink"/>
          <w:color w:val="000000" w:themeColor="text1"/>
          <w:sz w:val="32"/>
          <w:szCs w:val="32"/>
          <w:u w:val="none"/>
        </w:rPr>
        <w:t xml:space="preserve"> Efficiency Impact</w:t>
      </w:r>
    </w:p>
    <w:p w14:paraId="29DC6FEC" w14:textId="0D056D70" w:rsidR="00A7224E" w:rsidRPr="00EE0896" w:rsidRDefault="006025AA" w:rsidP="00200BC7">
      <w:pPr>
        <w:rPr>
          <w:rStyle w:val="Hyperlink"/>
          <w:color w:val="000000" w:themeColor="text1"/>
          <w:sz w:val="32"/>
          <w:szCs w:val="32"/>
          <w:u w:val="none"/>
        </w:rPr>
      </w:pPr>
      <w:r w:rsidRPr="00EE0896">
        <w:rPr>
          <w:rStyle w:val="Hyperlink"/>
          <w:color w:val="000000" w:themeColor="text1"/>
          <w:sz w:val="32"/>
          <w:szCs w:val="32"/>
          <w:u w:val="none"/>
        </w:rPr>
        <w:t>•</w:t>
      </w:r>
      <w:r w:rsidR="00A7224E" w:rsidRPr="00EE0896">
        <w:rPr>
          <w:rStyle w:val="Hyperlink"/>
          <w:color w:val="000000" w:themeColor="text1"/>
          <w:sz w:val="32"/>
          <w:szCs w:val="32"/>
          <w:u w:val="none"/>
        </w:rPr>
        <w:t>Reduces energy waste</w:t>
      </w:r>
    </w:p>
    <w:p w14:paraId="08BE876E" w14:textId="308CD532" w:rsidR="00A7224E" w:rsidRPr="00EE0896" w:rsidRDefault="006025AA" w:rsidP="00200BC7">
      <w:pPr>
        <w:rPr>
          <w:rStyle w:val="Hyperlink"/>
          <w:color w:val="000000" w:themeColor="text1"/>
          <w:sz w:val="32"/>
          <w:szCs w:val="32"/>
          <w:u w:val="none"/>
        </w:rPr>
      </w:pPr>
      <w:r w:rsidRPr="00EE0896">
        <w:rPr>
          <w:rStyle w:val="Hyperlink"/>
          <w:color w:val="000000" w:themeColor="text1"/>
          <w:sz w:val="32"/>
          <w:szCs w:val="32"/>
          <w:u w:val="none"/>
        </w:rPr>
        <w:lastRenderedPageBreak/>
        <w:t>•</w:t>
      </w:r>
      <w:r w:rsidR="00A7224E" w:rsidRPr="00EE0896">
        <w:rPr>
          <w:rStyle w:val="Hyperlink"/>
          <w:color w:val="000000" w:themeColor="text1"/>
          <w:sz w:val="32"/>
          <w:szCs w:val="32"/>
          <w:u w:val="none"/>
        </w:rPr>
        <w:t>Allows energy use when generation is low (e.g. night or no wind)</w:t>
      </w:r>
    </w:p>
    <w:p w14:paraId="105E4082" w14:textId="43CF7714" w:rsidR="00A7224E" w:rsidRPr="00EE0896" w:rsidRDefault="00552BB4" w:rsidP="00200BC7">
      <w:pPr>
        <w:rPr>
          <w:rStyle w:val="Hyperlink"/>
          <w:color w:val="000000" w:themeColor="text1"/>
          <w:sz w:val="32"/>
          <w:szCs w:val="32"/>
          <w:u w:val="none"/>
        </w:rPr>
      </w:pPr>
      <w:r w:rsidRPr="00EE0896">
        <w:rPr>
          <w:rStyle w:val="Hyperlink"/>
          <w:color w:val="000000" w:themeColor="text1"/>
          <w:sz w:val="32"/>
          <w:szCs w:val="32"/>
          <w:u w:val="none"/>
        </w:rPr>
        <w:t>•</w:t>
      </w:r>
      <w:r w:rsidR="00A7224E" w:rsidRPr="00EE0896">
        <w:rPr>
          <w:rStyle w:val="Hyperlink"/>
          <w:color w:val="000000" w:themeColor="text1"/>
          <w:sz w:val="32"/>
          <w:szCs w:val="32"/>
          <w:u w:val="none"/>
        </w:rPr>
        <w:t>Stabilises electricity supply</w:t>
      </w:r>
    </w:p>
    <w:p w14:paraId="1E4F1261" w14:textId="77777777" w:rsidR="008A1EDB" w:rsidRDefault="008A1EDB" w:rsidP="008A1EDB">
      <w:pPr>
        <w:pStyle w:val="ListParagraph"/>
        <w:ind w:left="1440"/>
        <w:rPr>
          <w:rStyle w:val="Hyperlink"/>
          <w:color w:val="000000" w:themeColor="text1"/>
          <w:sz w:val="32"/>
          <w:szCs w:val="32"/>
          <w:u w:val="none"/>
        </w:rPr>
      </w:pPr>
    </w:p>
    <w:p w14:paraId="1BDAEF0E" w14:textId="77777777" w:rsidR="008A1EDB" w:rsidRDefault="008A1EDB" w:rsidP="008A1EDB">
      <w:pPr>
        <w:pStyle w:val="ListParagraph"/>
        <w:ind w:left="1440"/>
        <w:rPr>
          <w:rStyle w:val="Hyperlink"/>
          <w:color w:val="000000" w:themeColor="text1"/>
          <w:sz w:val="32"/>
          <w:szCs w:val="32"/>
          <w:u w:val="none"/>
        </w:rPr>
      </w:pPr>
    </w:p>
    <w:p w14:paraId="33375E50" w14:textId="5A80D792" w:rsidR="00991927" w:rsidRPr="008A1EDB" w:rsidRDefault="00991927" w:rsidP="008A1EDB">
      <w:pPr>
        <w:pStyle w:val="ListParagraph"/>
        <w:numPr>
          <w:ilvl w:val="1"/>
          <w:numId w:val="6"/>
        </w:numPr>
        <w:rPr>
          <w:rStyle w:val="Hyperlink"/>
          <w:color w:val="000000" w:themeColor="text1"/>
          <w:sz w:val="32"/>
          <w:szCs w:val="32"/>
          <w:u w:val="none"/>
        </w:rPr>
      </w:pPr>
      <w:r w:rsidRPr="008A1EDB">
        <w:rPr>
          <w:rStyle w:val="Hyperlink"/>
          <w:color w:val="000000" w:themeColor="text1"/>
          <w:sz w:val="32"/>
          <w:szCs w:val="32"/>
          <w:u w:val="none"/>
        </w:rPr>
        <w:t>Advantages:</w:t>
      </w:r>
    </w:p>
    <w:p w14:paraId="6E29F256" w14:textId="4B1356BC" w:rsidR="00991927" w:rsidRPr="00EE0896" w:rsidRDefault="00991927" w:rsidP="00200BC7">
      <w:pPr>
        <w:rPr>
          <w:rStyle w:val="Hyperlink"/>
          <w:color w:val="000000" w:themeColor="text1"/>
          <w:sz w:val="32"/>
          <w:szCs w:val="32"/>
          <w:u w:val="none"/>
        </w:rPr>
      </w:pPr>
      <w:r w:rsidRPr="00EE0896">
        <w:rPr>
          <w:rStyle w:val="Hyperlink"/>
          <w:color w:val="000000" w:themeColor="text1"/>
          <w:sz w:val="32"/>
          <w:szCs w:val="32"/>
          <w:u w:val="none"/>
        </w:rPr>
        <w:t>•Improves reliability of renewable energy</w:t>
      </w:r>
    </w:p>
    <w:p w14:paraId="59C20EB8" w14:textId="3FF35765" w:rsidR="00A8652A" w:rsidRPr="00EE0896" w:rsidRDefault="00991927" w:rsidP="00200BC7">
      <w:pPr>
        <w:rPr>
          <w:rStyle w:val="Hyperlink"/>
          <w:color w:val="000000" w:themeColor="text1"/>
          <w:sz w:val="32"/>
          <w:szCs w:val="32"/>
          <w:u w:val="none"/>
        </w:rPr>
      </w:pPr>
      <w:r w:rsidRPr="00EE0896">
        <w:rPr>
          <w:rStyle w:val="Hyperlink"/>
          <w:color w:val="000000" w:themeColor="text1"/>
          <w:sz w:val="32"/>
          <w:szCs w:val="32"/>
          <w:u w:val="none"/>
        </w:rPr>
        <w:t>•Reduces need for backup fossil fuels</w:t>
      </w:r>
    </w:p>
    <w:p w14:paraId="758F26AE" w14:textId="01277521" w:rsidR="00207B4D" w:rsidRPr="008A1EDB" w:rsidRDefault="00207B4D" w:rsidP="008A1EDB">
      <w:pPr>
        <w:pStyle w:val="ListParagraph"/>
        <w:numPr>
          <w:ilvl w:val="1"/>
          <w:numId w:val="6"/>
        </w:numPr>
        <w:rPr>
          <w:rStyle w:val="Hyperlink"/>
          <w:color w:val="000000" w:themeColor="text1"/>
          <w:sz w:val="32"/>
          <w:szCs w:val="32"/>
          <w:u w:val="none"/>
        </w:rPr>
      </w:pPr>
      <w:r w:rsidRPr="008A1EDB">
        <w:rPr>
          <w:rStyle w:val="Hyperlink"/>
          <w:color w:val="000000" w:themeColor="text1"/>
          <w:sz w:val="32"/>
          <w:szCs w:val="32"/>
          <w:u w:val="none"/>
        </w:rPr>
        <w:t>Disadvantages:</w:t>
      </w:r>
    </w:p>
    <w:p w14:paraId="4DAABBCF" w14:textId="77777777" w:rsidR="00207B4D" w:rsidRPr="00EE0896" w:rsidRDefault="00207B4D" w:rsidP="00200BC7">
      <w:pPr>
        <w:rPr>
          <w:rStyle w:val="Hyperlink"/>
          <w:color w:val="000000" w:themeColor="text1"/>
          <w:sz w:val="32"/>
          <w:szCs w:val="32"/>
          <w:u w:val="none"/>
        </w:rPr>
      </w:pPr>
      <w:r w:rsidRPr="00EE0896">
        <w:rPr>
          <w:rStyle w:val="Hyperlink"/>
          <w:color w:val="000000" w:themeColor="text1"/>
          <w:sz w:val="32"/>
          <w:szCs w:val="32"/>
          <w:u w:val="none"/>
        </w:rPr>
        <w:t>• Expensive to manufacture</w:t>
      </w:r>
    </w:p>
    <w:p w14:paraId="29F3DC6D" w14:textId="71304336" w:rsidR="00207B4D" w:rsidRPr="00EE0896" w:rsidRDefault="002A6989" w:rsidP="00200BC7">
      <w:pPr>
        <w:rPr>
          <w:rStyle w:val="Hyperlink"/>
          <w:color w:val="000000" w:themeColor="text1"/>
          <w:sz w:val="32"/>
          <w:szCs w:val="32"/>
          <w:u w:val="none"/>
        </w:rPr>
      </w:pPr>
      <w:r w:rsidRPr="00EE0896">
        <w:rPr>
          <w:rStyle w:val="Hyperlink"/>
          <w:color w:val="000000" w:themeColor="text1"/>
          <w:sz w:val="32"/>
          <w:szCs w:val="32"/>
          <w:u w:val="none"/>
        </w:rPr>
        <w:t>•</w:t>
      </w:r>
      <w:r w:rsidR="00207B4D" w:rsidRPr="00EE0896">
        <w:rPr>
          <w:rStyle w:val="Hyperlink"/>
          <w:color w:val="000000" w:themeColor="text1"/>
          <w:sz w:val="32"/>
          <w:szCs w:val="32"/>
          <w:u w:val="none"/>
        </w:rPr>
        <w:t>Limited lifespan and environmental concerns (mining materials like lithium)</w:t>
      </w:r>
    </w:p>
    <w:p w14:paraId="424AD249" w14:textId="77777777" w:rsidR="00735C1B" w:rsidRPr="00EE0896" w:rsidRDefault="00735C1B" w:rsidP="00200BC7">
      <w:pPr>
        <w:rPr>
          <w:rStyle w:val="Hyperlink"/>
          <w:color w:val="000000" w:themeColor="text1"/>
          <w:sz w:val="32"/>
          <w:szCs w:val="32"/>
          <w:u w:val="none"/>
        </w:rPr>
      </w:pPr>
      <w:r w:rsidRPr="00EE0896">
        <w:rPr>
          <w:rStyle w:val="Hyperlink"/>
          <w:color w:val="000000" w:themeColor="text1"/>
          <w:sz w:val="32"/>
          <w:szCs w:val="32"/>
          <w:u w:val="none"/>
        </w:rPr>
        <w:t>Evaluation:</w:t>
      </w:r>
    </w:p>
    <w:p w14:paraId="70DA723B" w14:textId="586160C8" w:rsidR="00735C1B" w:rsidRPr="00EE0896" w:rsidRDefault="00735C1B" w:rsidP="00200BC7">
      <w:pPr>
        <w:rPr>
          <w:rStyle w:val="Hyperlink"/>
          <w:color w:val="000000" w:themeColor="text1"/>
          <w:sz w:val="32"/>
          <w:szCs w:val="32"/>
          <w:u w:val="none"/>
        </w:rPr>
      </w:pPr>
      <w:r w:rsidRPr="00EE0896">
        <w:rPr>
          <w:rStyle w:val="Hyperlink"/>
          <w:color w:val="000000" w:themeColor="text1"/>
          <w:sz w:val="32"/>
          <w:szCs w:val="32"/>
          <w:u w:val="none"/>
        </w:rPr>
        <w:t>Battery technology is essential for renewable systems. Although currently costly, prices are decreasing, making them Increasingly viable</w:t>
      </w:r>
    </w:p>
    <w:p w14:paraId="0EE8CFC2" w14:textId="33350153" w:rsidR="00C076E7" w:rsidRPr="00EE0896" w:rsidRDefault="00810540" w:rsidP="00200BC7">
      <w:pPr>
        <w:rPr>
          <w:rStyle w:val="Hyperlink"/>
          <w:color w:val="000000" w:themeColor="text1"/>
          <w:sz w:val="32"/>
          <w:szCs w:val="32"/>
          <w:u w:val="none"/>
        </w:rPr>
      </w:pPr>
      <w:r>
        <w:rPr>
          <w:rStyle w:val="Hyperlink"/>
          <w:color w:val="000000" w:themeColor="text1"/>
          <w:sz w:val="32"/>
          <w:szCs w:val="32"/>
          <w:u w:val="none"/>
        </w:rPr>
        <w:t>4</w:t>
      </w:r>
      <w:r w:rsidR="00C076E7" w:rsidRPr="00EE0896">
        <w:rPr>
          <w:rStyle w:val="Hyperlink"/>
          <w:color w:val="000000" w:themeColor="text1"/>
          <w:sz w:val="32"/>
          <w:szCs w:val="32"/>
          <w:u w:val="none"/>
        </w:rPr>
        <w:t xml:space="preserve">. </w:t>
      </w:r>
      <w:r w:rsidR="00C076E7" w:rsidRPr="000B308B">
        <w:rPr>
          <w:rStyle w:val="Hyperlink"/>
          <w:color w:val="000000" w:themeColor="text1"/>
          <w:sz w:val="32"/>
          <w:szCs w:val="32"/>
        </w:rPr>
        <w:t>Wave and Tidal Energy Technology</w:t>
      </w:r>
    </w:p>
    <w:p w14:paraId="1476F702" w14:textId="68634153" w:rsidR="00C076E7" w:rsidRPr="00EE0896" w:rsidRDefault="00403D5A" w:rsidP="00200BC7">
      <w:pPr>
        <w:rPr>
          <w:rStyle w:val="Hyperlink"/>
          <w:color w:val="000000" w:themeColor="text1"/>
          <w:sz w:val="32"/>
          <w:szCs w:val="32"/>
          <w:u w:val="none"/>
        </w:rPr>
      </w:pPr>
      <w:r>
        <w:rPr>
          <w:rStyle w:val="Hyperlink"/>
          <w:color w:val="000000" w:themeColor="text1"/>
          <w:sz w:val="32"/>
          <w:szCs w:val="32"/>
          <w:u w:val="none"/>
        </w:rPr>
        <w:t>-</w:t>
      </w:r>
      <w:r w:rsidR="00C076E7" w:rsidRPr="00EE0896">
        <w:rPr>
          <w:rStyle w:val="Hyperlink"/>
          <w:color w:val="000000" w:themeColor="text1"/>
          <w:sz w:val="32"/>
          <w:szCs w:val="32"/>
          <w:u w:val="none"/>
        </w:rPr>
        <w:t xml:space="preserve"> Description</w:t>
      </w:r>
    </w:p>
    <w:p w14:paraId="481E4850" w14:textId="023D301C" w:rsidR="00B968FC" w:rsidRPr="00EE0896" w:rsidRDefault="00C076E7" w:rsidP="00242D8F">
      <w:pPr>
        <w:rPr>
          <w:rStyle w:val="Hyperlink"/>
          <w:color w:val="000000" w:themeColor="text1"/>
          <w:sz w:val="32"/>
          <w:szCs w:val="32"/>
          <w:u w:val="none"/>
        </w:rPr>
      </w:pPr>
      <w:r w:rsidRPr="00EE0896">
        <w:rPr>
          <w:rStyle w:val="Hyperlink"/>
          <w:color w:val="000000" w:themeColor="text1"/>
          <w:sz w:val="32"/>
          <w:szCs w:val="32"/>
          <w:u w:val="none"/>
        </w:rPr>
        <w:t>New designs include</w:t>
      </w:r>
    </w:p>
    <w:p w14:paraId="49BDD1B4" w14:textId="5AF3FC83" w:rsidR="00B968FC" w:rsidRPr="00EE0896" w:rsidRDefault="00B524CF" w:rsidP="00200BC7">
      <w:pPr>
        <w:rPr>
          <w:rStyle w:val="Hyperlink"/>
          <w:color w:val="000000" w:themeColor="text1"/>
          <w:sz w:val="32"/>
          <w:szCs w:val="32"/>
          <w:u w:val="none"/>
        </w:rPr>
      </w:pPr>
      <w:r w:rsidRPr="00EE0896">
        <w:rPr>
          <w:rStyle w:val="Hyperlink"/>
          <w:color w:val="000000" w:themeColor="text1"/>
          <w:sz w:val="32"/>
          <w:szCs w:val="32"/>
          <w:u w:val="none"/>
        </w:rPr>
        <w:t>•</w:t>
      </w:r>
      <w:r w:rsidR="00B968FC" w:rsidRPr="00EE0896">
        <w:rPr>
          <w:rStyle w:val="Hyperlink"/>
          <w:color w:val="000000" w:themeColor="text1"/>
          <w:sz w:val="32"/>
          <w:szCs w:val="32"/>
          <w:u w:val="none"/>
        </w:rPr>
        <w:t>Floating wave generators</w:t>
      </w:r>
    </w:p>
    <w:p w14:paraId="1222C541" w14:textId="5D2B198F" w:rsidR="00B968FC" w:rsidRPr="00EE0896" w:rsidRDefault="00B524CF" w:rsidP="00200BC7">
      <w:pPr>
        <w:rPr>
          <w:rStyle w:val="Hyperlink"/>
          <w:color w:val="000000" w:themeColor="text1"/>
          <w:sz w:val="32"/>
          <w:szCs w:val="32"/>
          <w:u w:val="none"/>
        </w:rPr>
      </w:pPr>
      <w:r w:rsidRPr="00EE0896">
        <w:rPr>
          <w:rStyle w:val="Hyperlink"/>
          <w:color w:val="000000" w:themeColor="text1"/>
          <w:sz w:val="32"/>
          <w:szCs w:val="32"/>
          <w:u w:val="none"/>
        </w:rPr>
        <w:lastRenderedPageBreak/>
        <w:t>•</w:t>
      </w:r>
      <w:r w:rsidR="00B968FC" w:rsidRPr="00EE0896">
        <w:rPr>
          <w:rStyle w:val="Hyperlink"/>
          <w:color w:val="000000" w:themeColor="text1"/>
          <w:sz w:val="32"/>
          <w:szCs w:val="32"/>
          <w:u w:val="none"/>
        </w:rPr>
        <w:t>Underwater tidal turbines</w:t>
      </w:r>
    </w:p>
    <w:p w14:paraId="764814F0" w14:textId="740BF03C" w:rsidR="00B82653" w:rsidRPr="00EE0896" w:rsidRDefault="00403D5A" w:rsidP="00200BC7">
      <w:pPr>
        <w:rPr>
          <w:rStyle w:val="Hyperlink"/>
          <w:color w:val="000000" w:themeColor="text1"/>
          <w:sz w:val="32"/>
          <w:szCs w:val="32"/>
          <w:u w:val="none"/>
        </w:rPr>
      </w:pPr>
      <w:r>
        <w:rPr>
          <w:rStyle w:val="Hyperlink"/>
          <w:color w:val="000000" w:themeColor="text1"/>
          <w:sz w:val="32"/>
          <w:szCs w:val="32"/>
          <w:u w:val="none"/>
        </w:rPr>
        <w:t>-</w:t>
      </w:r>
      <w:r w:rsidR="00B82653" w:rsidRPr="00EE0896">
        <w:rPr>
          <w:rStyle w:val="Hyperlink"/>
          <w:color w:val="000000" w:themeColor="text1"/>
          <w:sz w:val="32"/>
          <w:szCs w:val="32"/>
          <w:u w:val="none"/>
        </w:rPr>
        <w:t xml:space="preserve"> Efficiency Impact</w:t>
      </w:r>
    </w:p>
    <w:p w14:paraId="465831A6" w14:textId="2AA084B4" w:rsidR="00B82653" w:rsidRPr="00EE0896" w:rsidRDefault="004B2DED" w:rsidP="00200BC7">
      <w:pPr>
        <w:rPr>
          <w:rStyle w:val="Hyperlink"/>
          <w:color w:val="000000" w:themeColor="text1"/>
          <w:sz w:val="32"/>
          <w:szCs w:val="32"/>
          <w:u w:val="none"/>
        </w:rPr>
      </w:pPr>
      <w:r w:rsidRPr="00EE0896">
        <w:rPr>
          <w:rStyle w:val="Hyperlink"/>
          <w:color w:val="000000" w:themeColor="text1"/>
          <w:sz w:val="32"/>
          <w:szCs w:val="32"/>
          <w:u w:val="none"/>
        </w:rPr>
        <w:t>•</w:t>
      </w:r>
      <w:r w:rsidR="00B82653" w:rsidRPr="00EE0896">
        <w:rPr>
          <w:rStyle w:val="Hyperlink"/>
          <w:color w:val="000000" w:themeColor="text1"/>
          <w:sz w:val="32"/>
          <w:szCs w:val="32"/>
          <w:u w:val="none"/>
        </w:rPr>
        <w:t>Predictable energy source (especially tidal)</w:t>
      </w:r>
    </w:p>
    <w:p w14:paraId="40758DE3" w14:textId="6B0FA822" w:rsidR="00B82653" w:rsidRPr="00EE0896" w:rsidRDefault="004B2DED" w:rsidP="00200BC7">
      <w:pPr>
        <w:rPr>
          <w:rStyle w:val="Hyperlink"/>
          <w:color w:val="000000" w:themeColor="text1"/>
          <w:sz w:val="32"/>
          <w:szCs w:val="32"/>
          <w:u w:val="none"/>
        </w:rPr>
      </w:pPr>
      <w:r w:rsidRPr="00EE0896">
        <w:rPr>
          <w:rStyle w:val="Hyperlink"/>
          <w:color w:val="000000" w:themeColor="text1"/>
          <w:sz w:val="32"/>
          <w:szCs w:val="32"/>
          <w:u w:val="none"/>
        </w:rPr>
        <w:t>•</w:t>
      </w:r>
      <w:r w:rsidR="00B82653" w:rsidRPr="00EE0896">
        <w:rPr>
          <w:rStyle w:val="Hyperlink"/>
          <w:color w:val="000000" w:themeColor="text1"/>
          <w:sz w:val="32"/>
          <w:szCs w:val="32"/>
          <w:u w:val="none"/>
        </w:rPr>
        <w:t>High energy density compared to wind</w:t>
      </w:r>
    </w:p>
    <w:p w14:paraId="78D11C79" w14:textId="621D0066" w:rsidR="00B82653" w:rsidRPr="00EE0896" w:rsidRDefault="00403D5A" w:rsidP="00200BC7">
      <w:pPr>
        <w:rPr>
          <w:rStyle w:val="Hyperlink"/>
          <w:color w:val="000000" w:themeColor="text1"/>
          <w:sz w:val="32"/>
          <w:szCs w:val="32"/>
          <w:u w:val="none"/>
        </w:rPr>
      </w:pPr>
      <w:r>
        <w:rPr>
          <w:rStyle w:val="Hyperlink"/>
          <w:b/>
          <w:bCs/>
          <w:color w:val="000000" w:themeColor="text1"/>
          <w:sz w:val="32"/>
          <w:szCs w:val="32"/>
          <w:u w:val="none"/>
        </w:rPr>
        <w:t>-</w:t>
      </w:r>
      <w:r w:rsidR="00B82653" w:rsidRPr="00CF26E3">
        <w:rPr>
          <w:rStyle w:val="Hyperlink"/>
          <w:color w:val="000000" w:themeColor="text1"/>
          <w:sz w:val="32"/>
          <w:szCs w:val="32"/>
          <w:u w:val="none"/>
        </w:rPr>
        <w:t xml:space="preserve"> Cost Evaluation</w:t>
      </w:r>
    </w:p>
    <w:p w14:paraId="093E3417" w14:textId="483F3BC3" w:rsidR="00B82653" w:rsidRPr="00EE0896" w:rsidRDefault="008A1EDB" w:rsidP="00200BC7">
      <w:pPr>
        <w:rPr>
          <w:rStyle w:val="Hyperlink"/>
          <w:color w:val="000000" w:themeColor="text1"/>
          <w:sz w:val="32"/>
          <w:szCs w:val="32"/>
          <w:u w:val="none"/>
        </w:rPr>
      </w:pPr>
      <w:r>
        <w:rPr>
          <w:rStyle w:val="Hyperlink"/>
          <w:color w:val="000000" w:themeColor="text1"/>
          <w:sz w:val="32"/>
          <w:szCs w:val="32"/>
          <w:u w:val="none"/>
        </w:rPr>
        <w:t xml:space="preserve">- </w:t>
      </w:r>
      <w:r w:rsidR="00B82653" w:rsidRPr="00EE0896">
        <w:rPr>
          <w:rStyle w:val="Hyperlink"/>
          <w:color w:val="000000" w:themeColor="text1"/>
          <w:sz w:val="32"/>
          <w:szCs w:val="32"/>
          <w:u w:val="none"/>
        </w:rPr>
        <w:t>Advantages:</w:t>
      </w:r>
    </w:p>
    <w:p w14:paraId="3260F9A6" w14:textId="4DF2A134" w:rsidR="00B82653" w:rsidRPr="00EE0896" w:rsidRDefault="00EC28FB" w:rsidP="00200BC7">
      <w:pPr>
        <w:rPr>
          <w:rStyle w:val="Hyperlink"/>
          <w:color w:val="000000" w:themeColor="text1"/>
          <w:sz w:val="32"/>
          <w:szCs w:val="32"/>
          <w:u w:val="none"/>
        </w:rPr>
      </w:pPr>
      <w:r w:rsidRPr="00EE0896">
        <w:rPr>
          <w:rStyle w:val="Hyperlink"/>
          <w:color w:val="000000" w:themeColor="text1"/>
          <w:sz w:val="32"/>
          <w:szCs w:val="32"/>
          <w:u w:val="none"/>
        </w:rPr>
        <w:t>•</w:t>
      </w:r>
      <w:r w:rsidR="00B82653" w:rsidRPr="00EE0896">
        <w:rPr>
          <w:rStyle w:val="Hyperlink"/>
          <w:color w:val="000000" w:themeColor="text1"/>
          <w:sz w:val="32"/>
          <w:szCs w:val="32"/>
          <w:u w:val="none"/>
        </w:rPr>
        <w:t>Reliable and consistent energy generation</w:t>
      </w:r>
    </w:p>
    <w:p w14:paraId="4D561DFC" w14:textId="6CDF4F50" w:rsidR="00B82653" w:rsidRPr="00EE0896" w:rsidRDefault="00EC28FB" w:rsidP="00200BC7">
      <w:pPr>
        <w:rPr>
          <w:rStyle w:val="Hyperlink"/>
          <w:color w:val="000000" w:themeColor="text1"/>
          <w:sz w:val="32"/>
          <w:szCs w:val="32"/>
          <w:u w:val="none"/>
        </w:rPr>
      </w:pPr>
      <w:r w:rsidRPr="00EE0896">
        <w:rPr>
          <w:rStyle w:val="Hyperlink"/>
          <w:color w:val="000000" w:themeColor="text1"/>
          <w:sz w:val="32"/>
          <w:szCs w:val="32"/>
          <w:u w:val="none"/>
        </w:rPr>
        <w:t>•</w:t>
      </w:r>
      <w:r w:rsidR="00B82653" w:rsidRPr="00EE0896">
        <w:rPr>
          <w:rStyle w:val="Hyperlink"/>
          <w:color w:val="000000" w:themeColor="text1"/>
          <w:sz w:val="32"/>
          <w:szCs w:val="32"/>
          <w:u w:val="none"/>
        </w:rPr>
        <w:t>No fuel costs</w:t>
      </w:r>
    </w:p>
    <w:p w14:paraId="7BC92DBA" w14:textId="1F733896" w:rsidR="00B82653" w:rsidRPr="008A1EDB" w:rsidRDefault="00B82653" w:rsidP="008A1EDB">
      <w:pPr>
        <w:pStyle w:val="ListParagraph"/>
        <w:numPr>
          <w:ilvl w:val="1"/>
          <w:numId w:val="6"/>
        </w:numPr>
        <w:rPr>
          <w:rStyle w:val="Hyperlink"/>
          <w:color w:val="000000" w:themeColor="text1"/>
          <w:sz w:val="32"/>
          <w:szCs w:val="32"/>
          <w:u w:val="none"/>
        </w:rPr>
      </w:pPr>
      <w:r w:rsidRPr="008A1EDB">
        <w:rPr>
          <w:rStyle w:val="Hyperlink"/>
          <w:color w:val="000000" w:themeColor="text1"/>
          <w:sz w:val="32"/>
          <w:szCs w:val="32"/>
          <w:u w:val="none"/>
        </w:rPr>
        <w:t>Disadvantages:</w:t>
      </w:r>
    </w:p>
    <w:p w14:paraId="6FEC28F6" w14:textId="2F91C2DE" w:rsidR="00B82653" w:rsidRPr="00EE0896" w:rsidRDefault="00D4477F" w:rsidP="00200BC7">
      <w:pPr>
        <w:rPr>
          <w:rStyle w:val="Hyperlink"/>
          <w:color w:val="000000" w:themeColor="text1"/>
          <w:sz w:val="32"/>
          <w:szCs w:val="32"/>
          <w:u w:val="none"/>
        </w:rPr>
      </w:pPr>
      <w:r w:rsidRPr="00EE0896">
        <w:rPr>
          <w:rStyle w:val="Hyperlink"/>
          <w:color w:val="000000" w:themeColor="text1"/>
          <w:sz w:val="32"/>
          <w:szCs w:val="32"/>
          <w:u w:val="none"/>
        </w:rPr>
        <w:t>•</w:t>
      </w:r>
      <w:r w:rsidR="00B82653" w:rsidRPr="00EE0896">
        <w:rPr>
          <w:rStyle w:val="Hyperlink"/>
          <w:color w:val="000000" w:themeColor="text1"/>
          <w:sz w:val="32"/>
          <w:szCs w:val="32"/>
          <w:u w:val="none"/>
        </w:rPr>
        <w:t>Very high installation and maintenance costs</w:t>
      </w:r>
    </w:p>
    <w:p w14:paraId="51EC50E3" w14:textId="18F2A432" w:rsidR="00B82653" w:rsidRPr="00EE0896" w:rsidRDefault="00D4477F" w:rsidP="00200BC7">
      <w:pPr>
        <w:rPr>
          <w:rStyle w:val="Hyperlink"/>
          <w:color w:val="000000" w:themeColor="text1"/>
          <w:sz w:val="32"/>
          <w:szCs w:val="32"/>
          <w:u w:val="none"/>
        </w:rPr>
      </w:pPr>
      <w:r w:rsidRPr="00EE0896">
        <w:rPr>
          <w:rStyle w:val="Hyperlink"/>
          <w:color w:val="000000" w:themeColor="text1"/>
          <w:sz w:val="32"/>
          <w:szCs w:val="32"/>
          <w:u w:val="none"/>
        </w:rPr>
        <w:t>•</w:t>
      </w:r>
      <w:r w:rsidR="00B82653" w:rsidRPr="00EE0896">
        <w:rPr>
          <w:rStyle w:val="Hyperlink"/>
          <w:color w:val="000000" w:themeColor="text1"/>
          <w:sz w:val="32"/>
          <w:szCs w:val="32"/>
          <w:u w:val="none"/>
        </w:rPr>
        <w:t>Harsh marine environment causes damage</w:t>
      </w:r>
    </w:p>
    <w:p w14:paraId="27EE6A8C" w14:textId="77777777" w:rsidR="00BB0083" w:rsidRPr="00EE0896" w:rsidRDefault="00BB0083" w:rsidP="00200BC7">
      <w:pPr>
        <w:rPr>
          <w:rStyle w:val="Hyperlink"/>
          <w:color w:val="000000" w:themeColor="text1"/>
          <w:sz w:val="32"/>
          <w:szCs w:val="32"/>
          <w:u w:val="none"/>
        </w:rPr>
      </w:pPr>
      <w:r w:rsidRPr="00EE0896">
        <w:rPr>
          <w:rStyle w:val="Hyperlink"/>
          <w:color w:val="000000" w:themeColor="text1"/>
          <w:sz w:val="32"/>
          <w:szCs w:val="32"/>
          <w:u w:val="none"/>
        </w:rPr>
        <w:t>Evaluation:</w:t>
      </w:r>
    </w:p>
    <w:p w14:paraId="5BF65DB4" w14:textId="35CE5347" w:rsidR="00BB0083" w:rsidRPr="00EE0896" w:rsidRDefault="00BB0083" w:rsidP="00F804D6">
      <w:pPr>
        <w:rPr>
          <w:rStyle w:val="Hyperlink"/>
          <w:color w:val="000000" w:themeColor="text1"/>
          <w:sz w:val="32"/>
          <w:szCs w:val="32"/>
          <w:u w:val="none"/>
        </w:rPr>
      </w:pPr>
      <w:r w:rsidRPr="00EE0896">
        <w:rPr>
          <w:rStyle w:val="Hyperlink"/>
          <w:color w:val="000000" w:themeColor="text1"/>
          <w:sz w:val="32"/>
          <w:szCs w:val="32"/>
          <w:u w:val="none"/>
        </w:rPr>
        <w:t>While efficient and predictable, wave and tidal technologies are currently less cost-effective due to high infrastructure Costs.</w:t>
      </w:r>
    </w:p>
    <w:p w14:paraId="05AE5DC2" w14:textId="64BFCAE3" w:rsidR="00BB0083" w:rsidRPr="00EE0896" w:rsidRDefault="003E0328" w:rsidP="00200BC7">
      <w:pPr>
        <w:rPr>
          <w:rStyle w:val="Hyperlink"/>
          <w:color w:val="000000" w:themeColor="text1"/>
          <w:sz w:val="32"/>
          <w:szCs w:val="32"/>
          <w:u w:val="none"/>
        </w:rPr>
      </w:pPr>
      <w:r>
        <w:rPr>
          <w:rStyle w:val="Hyperlink"/>
          <w:color w:val="000000" w:themeColor="text1"/>
          <w:sz w:val="32"/>
          <w:szCs w:val="32"/>
          <w:u w:val="none"/>
        </w:rPr>
        <w:t>5</w:t>
      </w:r>
      <w:r w:rsidR="00BB0083" w:rsidRPr="00EE0896">
        <w:rPr>
          <w:rStyle w:val="Hyperlink"/>
          <w:color w:val="000000" w:themeColor="text1"/>
          <w:sz w:val="32"/>
          <w:szCs w:val="32"/>
          <w:u w:val="none"/>
        </w:rPr>
        <w:t xml:space="preserve">. </w:t>
      </w:r>
      <w:r w:rsidR="00BB0083" w:rsidRPr="00242D8F">
        <w:rPr>
          <w:rStyle w:val="Hyperlink"/>
          <w:color w:val="000000" w:themeColor="text1"/>
          <w:sz w:val="32"/>
          <w:szCs w:val="32"/>
        </w:rPr>
        <w:t>Smart Grid Technology</w:t>
      </w:r>
    </w:p>
    <w:p w14:paraId="0D4F7DDF" w14:textId="4FBABC48" w:rsidR="00BB0083" w:rsidRPr="00EE0896" w:rsidRDefault="00043113" w:rsidP="00200BC7">
      <w:pPr>
        <w:rPr>
          <w:rStyle w:val="Hyperlink"/>
          <w:color w:val="000000" w:themeColor="text1"/>
          <w:sz w:val="32"/>
          <w:szCs w:val="32"/>
          <w:u w:val="none"/>
        </w:rPr>
      </w:pPr>
      <w:r>
        <w:rPr>
          <w:rStyle w:val="Hyperlink"/>
          <w:color w:val="000000" w:themeColor="text1"/>
          <w:sz w:val="32"/>
          <w:szCs w:val="32"/>
          <w:u w:val="none"/>
        </w:rPr>
        <w:t>-</w:t>
      </w:r>
      <w:r w:rsidR="00BB0083" w:rsidRPr="00EE0896">
        <w:rPr>
          <w:rStyle w:val="Hyperlink"/>
          <w:color w:val="000000" w:themeColor="text1"/>
          <w:sz w:val="32"/>
          <w:szCs w:val="32"/>
          <w:u w:val="none"/>
        </w:rPr>
        <w:t xml:space="preserve"> Description</w:t>
      </w:r>
    </w:p>
    <w:p w14:paraId="3D9C95CD" w14:textId="77777777" w:rsidR="00BB0083" w:rsidRPr="00EE0896" w:rsidRDefault="00BB0083" w:rsidP="00200BC7">
      <w:pPr>
        <w:rPr>
          <w:rStyle w:val="Hyperlink"/>
          <w:color w:val="000000" w:themeColor="text1"/>
          <w:sz w:val="32"/>
          <w:szCs w:val="32"/>
          <w:u w:val="none"/>
        </w:rPr>
      </w:pPr>
      <w:r w:rsidRPr="00EE0896">
        <w:rPr>
          <w:rStyle w:val="Hyperlink"/>
          <w:color w:val="000000" w:themeColor="text1"/>
          <w:sz w:val="32"/>
          <w:szCs w:val="32"/>
          <w:u w:val="none"/>
        </w:rPr>
        <w:t>Smart grids use digital systems to:</w:t>
      </w:r>
    </w:p>
    <w:p w14:paraId="3B2B9F62" w14:textId="51F4F6CA" w:rsidR="00BB0083" w:rsidRPr="00EE0896" w:rsidRDefault="00AA386C" w:rsidP="00200BC7">
      <w:pPr>
        <w:rPr>
          <w:rStyle w:val="Hyperlink"/>
          <w:color w:val="000000" w:themeColor="text1"/>
          <w:sz w:val="32"/>
          <w:szCs w:val="32"/>
          <w:u w:val="none"/>
        </w:rPr>
      </w:pPr>
      <w:r w:rsidRPr="00EE0896">
        <w:rPr>
          <w:rStyle w:val="Hyperlink"/>
          <w:color w:val="000000" w:themeColor="text1"/>
          <w:sz w:val="32"/>
          <w:szCs w:val="32"/>
          <w:u w:val="none"/>
        </w:rPr>
        <w:t>•</w:t>
      </w:r>
      <w:r w:rsidR="00BB0083" w:rsidRPr="00EE0896">
        <w:rPr>
          <w:rStyle w:val="Hyperlink"/>
          <w:color w:val="000000" w:themeColor="text1"/>
          <w:sz w:val="32"/>
          <w:szCs w:val="32"/>
          <w:u w:val="none"/>
        </w:rPr>
        <w:t>Monitor energy demand</w:t>
      </w:r>
    </w:p>
    <w:p w14:paraId="138E3823" w14:textId="3A50DAF2" w:rsidR="00BB0083" w:rsidRPr="00EE0896" w:rsidRDefault="00AA386C" w:rsidP="00200BC7">
      <w:pPr>
        <w:rPr>
          <w:rStyle w:val="Hyperlink"/>
          <w:color w:val="000000" w:themeColor="text1"/>
          <w:sz w:val="32"/>
          <w:szCs w:val="32"/>
          <w:u w:val="none"/>
        </w:rPr>
      </w:pPr>
      <w:r w:rsidRPr="00EE0896">
        <w:rPr>
          <w:rStyle w:val="Hyperlink"/>
          <w:color w:val="000000" w:themeColor="text1"/>
          <w:sz w:val="32"/>
          <w:szCs w:val="32"/>
          <w:u w:val="none"/>
        </w:rPr>
        <w:lastRenderedPageBreak/>
        <w:t>•</w:t>
      </w:r>
      <w:r w:rsidR="00BB0083" w:rsidRPr="00EE0896">
        <w:rPr>
          <w:rStyle w:val="Hyperlink"/>
          <w:color w:val="000000" w:themeColor="text1"/>
          <w:sz w:val="32"/>
          <w:szCs w:val="32"/>
          <w:u w:val="none"/>
        </w:rPr>
        <w:t>Distribute electricity efficiently</w:t>
      </w:r>
    </w:p>
    <w:p w14:paraId="5143480E" w14:textId="794ED534" w:rsidR="00AA386C" w:rsidRPr="00EE0896" w:rsidRDefault="00AA386C" w:rsidP="007F01AD">
      <w:pPr>
        <w:rPr>
          <w:rStyle w:val="Hyperlink"/>
          <w:color w:val="000000" w:themeColor="text1"/>
          <w:sz w:val="32"/>
          <w:szCs w:val="32"/>
          <w:u w:val="none"/>
        </w:rPr>
      </w:pPr>
      <w:r w:rsidRPr="00EE0896">
        <w:rPr>
          <w:rStyle w:val="Hyperlink"/>
          <w:color w:val="000000" w:themeColor="text1"/>
          <w:sz w:val="32"/>
          <w:szCs w:val="32"/>
          <w:u w:val="none"/>
        </w:rPr>
        <w:t>•</w:t>
      </w:r>
      <w:r w:rsidR="00BB0083" w:rsidRPr="00EE0896">
        <w:rPr>
          <w:rStyle w:val="Hyperlink"/>
          <w:color w:val="000000" w:themeColor="text1"/>
          <w:sz w:val="32"/>
          <w:szCs w:val="32"/>
          <w:u w:val="none"/>
        </w:rPr>
        <w:t>Integrate renewable sources</w:t>
      </w:r>
    </w:p>
    <w:p w14:paraId="742B7663" w14:textId="18C3DB22" w:rsidR="00AA386C" w:rsidRPr="00EE0896" w:rsidRDefault="00043113" w:rsidP="00200BC7">
      <w:pPr>
        <w:rPr>
          <w:rStyle w:val="Hyperlink"/>
          <w:color w:val="000000" w:themeColor="text1"/>
          <w:sz w:val="32"/>
          <w:szCs w:val="32"/>
          <w:u w:val="none"/>
        </w:rPr>
      </w:pPr>
      <w:r>
        <w:rPr>
          <w:rStyle w:val="Hyperlink"/>
          <w:color w:val="000000" w:themeColor="text1"/>
          <w:sz w:val="32"/>
          <w:szCs w:val="32"/>
          <w:u w:val="none"/>
        </w:rPr>
        <w:t>-</w:t>
      </w:r>
      <w:r w:rsidR="00BB0083" w:rsidRPr="00EE0896">
        <w:rPr>
          <w:rStyle w:val="Hyperlink"/>
          <w:color w:val="000000" w:themeColor="text1"/>
          <w:sz w:val="32"/>
          <w:szCs w:val="32"/>
          <w:u w:val="none"/>
        </w:rPr>
        <w:t xml:space="preserve"> Efficiency Impact</w:t>
      </w:r>
    </w:p>
    <w:p w14:paraId="33071ADC" w14:textId="1D3014EF" w:rsidR="00BB0083" w:rsidRPr="00EE0896" w:rsidRDefault="00AA386C" w:rsidP="00200BC7">
      <w:pPr>
        <w:rPr>
          <w:rStyle w:val="Hyperlink"/>
          <w:color w:val="000000" w:themeColor="text1"/>
          <w:sz w:val="32"/>
          <w:szCs w:val="32"/>
          <w:u w:val="none"/>
        </w:rPr>
      </w:pPr>
      <w:r w:rsidRPr="00EE0896">
        <w:rPr>
          <w:rStyle w:val="Hyperlink"/>
          <w:color w:val="000000" w:themeColor="text1"/>
          <w:sz w:val="32"/>
          <w:szCs w:val="32"/>
          <w:u w:val="none"/>
        </w:rPr>
        <w:t>•</w:t>
      </w:r>
      <w:r w:rsidR="00BB0083" w:rsidRPr="00EE0896">
        <w:rPr>
          <w:rStyle w:val="Hyperlink"/>
          <w:color w:val="000000" w:themeColor="text1"/>
          <w:sz w:val="32"/>
          <w:szCs w:val="32"/>
          <w:u w:val="none"/>
        </w:rPr>
        <w:t>Reduces energy losses during transmission</w:t>
      </w:r>
    </w:p>
    <w:p w14:paraId="329E30F4" w14:textId="589FD21D" w:rsidR="00BB0083" w:rsidRPr="00EE0896" w:rsidRDefault="00AA386C" w:rsidP="00200BC7">
      <w:pPr>
        <w:rPr>
          <w:rStyle w:val="Hyperlink"/>
          <w:color w:val="000000" w:themeColor="text1"/>
          <w:sz w:val="32"/>
          <w:szCs w:val="32"/>
          <w:u w:val="none"/>
        </w:rPr>
      </w:pPr>
      <w:r w:rsidRPr="00EE0896">
        <w:rPr>
          <w:rStyle w:val="Hyperlink"/>
          <w:color w:val="000000" w:themeColor="text1"/>
          <w:sz w:val="32"/>
          <w:szCs w:val="32"/>
          <w:u w:val="none"/>
        </w:rPr>
        <w:t>•</w:t>
      </w:r>
      <w:r w:rsidR="00BB0083" w:rsidRPr="00EE0896">
        <w:rPr>
          <w:rStyle w:val="Hyperlink"/>
          <w:color w:val="000000" w:themeColor="text1"/>
          <w:sz w:val="32"/>
          <w:szCs w:val="32"/>
          <w:u w:val="none"/>
        </w:rPr>
        <w:t>Matches supply with demand</w:t>
      </w:r>
    </w:p>
    <w:p w14:paraId="79C8E1F8" w14:textId="064C92B5" w:rsidR="00BB0083" w:rsidRPr="00EE0896" w:rsidRDefault="00AA386C" w:rsidP="00200BC7">
      <w:pPr>
        <w:rPr>
          <w:rStyle w:val="Hyperlink"/>
          <w:color w:val="000000" w:themeColor="text1"/>
          <w:sz w:val="32"/>
          <w:szCs w:val="32"/>
          <w:u w:val="none"/>
        </w:rPr>
      </w:pPr>
      <w:r w:rsidRPr="00EE0896">
        <w:rPr>
          <w:rStyle w:val="Hyperlink"/>
          <w:color w:val="000000" w:themeColor="text1"/>
          <w:sz w:val="32"/>
          <w:szCs w:val="32"/>
          <w:u w:val="none"/>
        </w:rPr>
        <w:t>•</w:t>
      </w:r>
      <w:r w:rsidR="00BB0083" w:rsidRPr="00EE0896">
        <w:rPr>
          <w:rStyle w:val="Hyperlink"/>
          <w:color w:val="000000" w:themeColor="text1"/>
          <w:sz w:val="32"/>
          <w:szCs w:val="32"/>
          <w:u w:val="none"/>
        </w:rPr>
        <w:t>Improves overall system efficiency</w:t>
      </w:r>
    </w:p>
    <w:p w14:paraId="30BC107F" w14:textId="2AA06AAA" w:rsidR="00A84BB4" w:rsidRPr="00EE0896" w:rsidRDefault="00043113" w:rsidP="00200BC7">
      <w:pPr>
        <w:rPr>
          <w:rStyle w:val="Hyperlink"/>
          <w:color w:val="000000" w:themeColor="text1"/>
          <w:sz w:val="32"/>
          <w:szCs w:val="32"/>
          <w:u w:val="none"/>
        </w:rPr>
      </w:pPr>
      <w:r>
        <w:rPr>
          <w:rStyle w:val="Hyperlink"/>
          <w:color w:val="000000" w:themeColor="text1"/>
          <w:sz w:val="32"/>
          <w:szCs w:val="32"/>
          <w:u w:val="none"/>
        </w:rPr>
        <w:t>-</w:t>
      </w:r>
      <w:r w:rsidR="00A84BB4" w:rsidRPr="00EE0896">
        <w:rPr>
          <w:rStyle w:val="Hyperlink"/>
          <w:color w:val="000000" w:themeColor="text1"/>
          <w:sz w:val="32"/>
          <w:szCs w:val="32"/>
          <w:u w:val="none"/>
        </w:rPr>
        <w:t xml:space="preserve"> Cost Evaluation</w:t>
      </w:r>
    </w:p>
    <w:p w14:paraId="39D19714" w14:textId="27977164" w:rsidR="00A84BB4" w:rsidRPr="00EE0896" w:rsidRDefault="008A1EDB" w:rsidP="00200BC7">
      <w:pPr>
        <w:rPr>
          <w:rStyle w:val="Hyperlink"/>
          <w:color w:val="000000" w:themeColor="text1"/>
          <w:sz w:val="32"/>
          <w:szCs w:val="32"/>
          <w:u w:val="none"/>
        </w:rPr>
      </w:pPr>
      <w:r>
        <w:rPr>
          <w:rStyle w:val="Hyperlink"/>
          <w:color w:val="000000" w:themeColor="text1"/>
          <w:sz w:val="32"/>
          <w:szCs w:val="32"/>
          <w:u w:val="none"/>
        </w:rPr>
        <w:t xml:space="preserve">- </w:t>
      </w:r>
      <w:r w:rsidR="00A84BB4" w:rsidRPr="00EE0896">
        <w:rPr>
          <w:rStyle w:val="Hyperlink"/>
          <w:color w:val="000000" w:themeColor="text1"/>
          <w:sz w:val="32"/>
          <w:szCs w:val="32"/>
          <w:u w:val="none"/>
        </w:rPr>
        <w:t>Advantages:</w:t>
      </w:r>
    </w:p>
    <w:p w14:paraId="389DA3EC" w14:textId="283BE773" w:rsidR="00A84BB4" w:rsidRPr="00EE0896" w:rsidRDefault="00D37844" w:rsidP="00200BC7">
      <w:pPr>
        <w:rPr>
          <w:rStyle w:val="Hyperlink"/>
          <w:color w:val="000000" w:themeColor="text1"/>
          <w:sz w:val="32"/>
          <w:szCs w:val="32"/>
          <w:u w:val="none"/>
        </w:rPr>
      </w:pPr>
      <w:r w:rsidRPr="00EE0896">
        <w:rPr>
          <w:rStyle w:val="Hyperlink"/>
          <w:color w:val="000000" w:themeColor="text1"/>
          <w:sz w:val="32"/>
          <w:szCs w:val="32"/>
          <w:u w:val="none"/>
        </w:rPr>
        <w:t>•</w:t>
      </w:r>
      <w:r w:rsidR="00A84BB4" w:rsidRPr="00EE0896">
        <w:rPr>
          <w:rStyle w:val="Hyperlink"/>
          <w:color w:val="000000" w:themeColor="text1"/>
          <w:sz w:val="32"/>
          <w:szCs w:val="32"/>
          <w:u w:val="none"/>
        </w:rPr>
        <w:t>Reduces wasted energy</w:t>
      </w:r>
    </w:p>
    <w:p w14:paraId="12A65D6B" w14:textId="5641753F" w:rsidR="00A84BB4" w:rsidRPr="00EE0896" w:rsidRDefault="00D37844" w:rsidP="00200BC7">
      <w:pPr>
        <w:rPr>
          <w:rStyle w:val="Hyperlink"/>
          <w:color w:val="000000" w:themeColor="text1"/>
          <w:sz w:val="32"/>
          <w:szCs w:val="32"/>
          <w:u w:val="none"/>
        </w:rPr>
      </w:pPr>
      <w:r w:rsidRPr="00EE0896">
        <w:rPr>
          <w:rStyle w:val="Hyperlink"/>
          <w:color w:val="000000" w:themeColor="text1"/>
          <w:sz w:val="32"/>
          <w:szCs w:val="32"/>
          <w:u w:val="none"/>
        </w:rPr>
        <w:t>•</w:t>
      </w:r>
      <w:r w:rsidR="00A84BB4" w:rsidRPr="00EE0896">
        <w:rPr>
          <w:rStyle w:val="Hyperlink"/>
          <w:color w:val="000000" w:themeColor="text1"/>
          <w:sz w:val="32"/>
          <w:szCs w:val="32"/>
          <w:u w:val="none"/>
        </w:rPr>
        <w:t>Improves reliability</w:t>
      </w:r>
    </w:p>
    <w:p w14:paraId="135A8CB1" w14:textId="6AA56411" w:rsidR="00A84BB4" w:rsidRPr="008A1EDB" w:rsidRDefault="00A84BB4" w:rsidP="008A1EDB">
      <w:pPr>
        <w:pStyle w:val="ListParagraph"/>
        <w:numPr>
          <w:ilvl w:val="1"/>
          <w:numId w:val="6"/>
        </w:numPr>
        <w:rPr>
          <w:rStyle w:val="Hyperlink"/>
          <w:color w:val="000000" w:themeColor="text1"/>
          <w:sz w:val="32"/>
          <w:szCs w:val="32"/>
          <w:u w:val="none"/>
        </w:rPr>
      </w:pPr>
      <w:r w:rsidRPr="008A1EDB">
        <w:rPr>
          <w:rStyle w:val="Hyperlink"/>
          <w:color w:val="000000" w:themeColor="text1"/>
          <w:sz w:val="32"/>
          <w:szCs w:val="32"/>
          <w:u w:val="none"/>
        </w:rPr>
        <w:t>Disadvantages:</w:t>
      </w:r>
    </w:p>
    <w:p w14:paraId="13D42C55" w14:textId="2D6351AF" w:rsidR="00A84BB4" w:rsidRPr="00EE0896" w:rsidRDefault="00D37844" w:rsidP="00200BC7">
      <w:pPr>
        <w:rPr>
          <w:rStyle w:val="Hyperlink"/>
          <w:color w:val="000000" w:themeColor="text1"/>
          <w:sz w:val="32"/>
          <w:szCs w:val="32"/>
          <w:u w:val="none"/>
        </w:rPr>
      </w:pPr>
      <w:r w:rsidRPr="00EE0896">
        <w:rPr>
          <w:rStyle w:val="Hyperlink"/>
          <w:color w:val="000000" w:themeColor="text1"/>
          <w:sz w:val="32"/>
          <w:szCs w:val="32"/>
          <w:u w:val="none"/>
        </w:rPr>
        <w:t>•</w:t>
      </w:r>
      <w:r w:rsidR="00A84BB4" w:rsidRPr="00EE0896">
        <w:rPr>
          <w:rStyle w:val="Hyperlink"/>
          <w:color w:val="000000" w:themeColor="text1"/>
          <w:sz w:val="32"/>
          <w:szCs w:val="32"/>
          <w:u w:val="none"/>
        </w:rPr>
        <w:t>Expensive to implement</w:t>
      </w:r>
    </w:p>
    <w:p w14:paraId="4DB57E0A" w14:textId="10808462" w:rsidR="00A84BB4" w:rsidRPr="00EE0896" w:rsidRDefault="00D37844" w:rsidP="00200BC7">
      <w:pPr>
        <w:rPr>
          <w:rStyle w:val="Hyperlink"/>
          <w:color w:val="000000" w:themeColor="text1"/>
          <w:sz w:val="32"/>
          <w:szCs w:val="32"/>
          <w:u w:val="none"/>
        </w:rPr>
      </w:pPr>
      <w:r w:rsidRPr="00EE0896">
        <w:rPr>
          <w:rStyle w:val="Hyperlink"/>
          <w:color w:val="000000" w:themeColor="text1"/>
          <w:sz w:val="32"/>
          <w:szCs w:val="32"/>
          <w:u w:val="none"/>
        </w:rPr>
        <w:t>•</w:t>
      </w:r>
      <w:r w:rsidR="00A84BB4" w:rsidRPr="00EE0896">
        <w:rPr>
          <w:rStyle w:val="Hyperlink"/>
          <w:color w:val="000000" w:themeColor="text1"/>
          <w:sz w:val="32"/>
          <w:szCs w:val="32"/>
          <w:u w:val="none"/>
        </w:rPr>
        <w:t>Requires advanced infrastructure</w:t>
      </w:r>
    </w:p>
    <w:p w14:paraId="1EF943AA" w14:textId="77777777" w:rsidR="001102F7" w:rsidRPr="00EE0896" w:rsidRDefault="001102F7" w:rsidP="00200BC7">
      <w:pPr>
        <w:rPr>
          <w:rStyle w:val="Hyperlink"/>
          <w:color w:val="000000" w:themeColor="text1"/>
          <w:sz w:val="32"/>
          <w:szCs w:val="32"/>
          <w:u w:val="none"/>
        </w:rPr>
      </w:pPr>
      <w:r w:rsidRPr="00EE0896">
        <w:rPr>
          <w:rStyle w:val="Hyperlink"/>
          <w:color w:val="000000" w:themeColor="text1"/>
          <w:sz w:val="32"/>
          <w:szCs w:val="32"/>
          <w:u w:val="none"/>
        </w:rPr>
        <w:t>Evaluation:</w:t>
      </w:r>
    </w:p>
    <w:p w14:paraId="62DF1B28" w14:textId="4EA35A54" w:rsidR="001102F7" w:rsidRPr="00EE0896" w:rsidRDefault="001102F7" w:rsidP="00200BC7">
      <w:pPr>
        <w:rPr>
          <w:rStyle w:val="Hyperlink"/>
          <w:color w:val="000000" w:themeColor="text1"/>
          <w:sz w:val="32"/>
          <w:szCs w:val="32"/>
          <w:u w:val="none"/>
        </w:rPr>
      </w:pPr>
      <w:r w:rsidRPr="00EE0896">
        <w:rPr>
          <w:rStyle w:val="Hyperlink"/>
          <w:color w:val="000000" w:themeColor="text1"/>
          <w:sz w:val="32"/>
          <w:szCs w:val="32"/>
          <w:u w:val="none"/>
        </w:rPr>
        <w:t>Smart grids improve efficiency at a system level, making renewable energy more practical and cost-effective long-term.</w:t>
      </w:r>
    </w:p>
    <w:p w14:paraId="2421AE31" w14:textId="1EC019BD" w:rsidR="001102F7" w:rsidRPr="00EE0896" w:rsidRDefault="003E0328" w:rsidP="00200BC7">
      <w:pPr>
        <w:rPr>
          <w:rStyle w:val="Hyperlink"/>
          <w:color w:val="000000" w:themeColor="text1"/>
          <w:sz w:val="32"/>
          <w:szCs w:val="32"/>
          <w:u w:val="none"/>
        </w:rPr>
      </w:pPr>
      <w:r>
        <w:rPr>
          <w:rStyle w:val="Hyperlink"/>
          <w:color w:val="000000" w:themeColor="text1"/>
          <w:sz w:val="32"/>
          <w:szCs w:val="32"/>
          <w:u w:val="none"/>
        </w:rPr>
        <w:t>6</w:t>
      </w:r>
      <w:r w:rsidR="001102F7" w:rsidRPr="00EE0896">
        <w:rPr>
          <w:rStyle w:val="Hyperlink"/>
          <w:color w:val="000000" w:themeColor="text1"/>
          <w:sz w:val="32"/>
          <w:szCs w:val="32"/>
          <w:u w:val="none"/>
        </w:rPr>
        <w:t>. Evaluation (Conclusion)</w:t>
      </w:r>
    </w:p>
    <w:p w14:paraId="3B244D6A" w14:textId="77777777" w:rsidR="001102F7" w:rsidRPr="00EE0896" w:rsidRDefault="001102F7" w:rsidP="00200BC7">
      <w:pPr>
        <w:rPr>
          <w:rStyle w:val="Hyperlink"/>
          <w:color w:val="000000" w:themeColor="text1"/>
          <w:sz w:val="32"/>
          <w:szCs w:val="32"/>
          <w:u w:val="none"/>
        </w:rPr>
      </w:pPr>
      <w:r w:rsidRPr="00EE0896">
        <w:rPr>
          <w:rStyle w:val="Hyperlink"/>
          <w:color w:val="000000" w:themeColor="text1"/>
          <w:sz w:val="32"/>
          <w:szCs w:val="32"/>
          <w:u w:val="none"/>
        </w:rPr>
        <w:t>Modern technological advances have significantly improved the efficiency of renewable energy generation</w:t>
      </w:r>
    </w:p>
    <w:p w14:paraId="3519CA32" w14:textId="446053D1" w:rsidR="00151623" w:rsidRPr="00EE0896" w:rsidRDefault="00E14D61" w:rsidP="00200BC7">
      <w:pPr>
        <w:rPr>
          <w:rStyle w:val="Hyperlink"/>
          <w:color w:val="000000" w:themeColor="text1"/>
          <w:sz w:val="32"/>
          <w:szCs w:val="32"/>
          <w:u w:val="none"/>
        </w:rPr>
      </w:pPr>
      <w:r>
        <w:rPr>
          <w:rStyle w:val="Hyperlink"/>
          <w:color w:val="000000" w:themeColor="text1"/>
          <w:sz w:val="32"/>
          <w:szCs w:val="32"/>
          <w:u w:val="none"/>
        </w:rPr>
        <w:lastRenderedPageBreak/>
        <w:t>○</w:t>
      </w:r>
      <w:r w:rsidR="00151623" w:rsidRPr="00EE0896">
        <w:rPr>
          <w:rStyle w:val="Hyperlink"/>
          <w:color w:val="000000" w:themeColor="text1"/>
          <w:sz w:val="32"/>
          <w:szCs w:val="32"/>
          <w:u w:val="none"/>
        </w:rPr>
        <w:t>Most cost-effective improvements:</w:t>
      </w:r>
    </w:p>
    <w:p w14:paraId="396EA699" w14:textId="5A515EC2" w:rsidR="00151623" w:rsidRPr="00EE0896" w:rsidRDefault="001F626F" w:rsidP="00200BC7">
      <w:pPr>
        <w:rPr>
          <w:rStyle w:val="Hyperlink"/>
          <w:color w:val="000000" w:themeColor="text1"/>
          <w:sz w:val="32"/>
          <w:szCs w:val="32"/>
          <w:u w:val="none"/>
        </w:rPr>
      </w:pPr>
      <w:r w:rsidRPr="00EE0896">
        <w:rPr>
          <w:rStyle w:val="Hyperlink"/>
          <w:color w:val="000000" w:themeColor="text1"/>
          <w:sz w:val="32"/>
          <w:szCs w:val="32"/>
          <w:u w:val="none"/>
        </w:rPr>
        <w:t>•</w:t>
      </w:r>
      <w:r w:rsidR="00151623" w:rsidRPr="00EE0896">
        <w:rPr>
          <w:rStyle w:val="Hyperlink"/>
          <w:color w:val="000000" w:themeColor="text1"/>
          <w:sz w:val="32"/>
          <w:szCs w:val="32"/>
          <w:u w:val="none"/>
        </w:rPr>
        <w:t xml:space="preserve"> Solar panels</w:t>
      </w:r>
    </w:p>
    <w:p w14:paraId="64FA0B87" w14:textId="32EE3C80" w:rsidR="00151623" w:rsidRPr="00EE0896" w:rsidRDefault="001F626F" w:rsidP="00200BC7">
      <w:pPr>
        <w:rPr>
          <w:rStyle w:val="Hyperlink"/>
          <w:color w:val="000000" w:themeColor="text1"/>
          <w:sz w:val="32"/>
          <w:szCs w:val="32"/>
          <w:u w:val="none"/>
        </w:rPr>
      </w:pPr>
      <w:r w:rsidRPr="00EE0896">
        <w:rPr>
          <w:rStyle w:val="Hyperlink"/>
          <w:color w:val="000000" w:themeColor="text1"/>
          <w:sz w:val="32"/>
          <w:szCs w:val="32"/>
          <w:u w:val="none"/>
        </w:rPr>
        <w:t>•</w:t>
      </w:r>
      <w:r w:rsidR="00151623" w:rsidRPr="00EE0896">
        <w:rPr>
          <w:rStyle w:val="Hyperlink"/>
          <w:color w:val="000000" w:themeColor="text1"/>
          <w:sz w:val="32"/>
          <w:szCs w:val="32"/>
          <w:u w:val="none"/>
        </w:rPr>
        <w:t>Wind turbine design</w:t>
      </w:r>
    </w:p>
    <w:p w14:paraId="679932FA" w14:textId="2C7820D1" w:rsidR="00151623" w:rsidRPr="00EE0896" w:rsidRDefault="00496A48" w:rsidP="00200BC7">
      <w:pPr>
        <w:rPr>
          <w:rStyle w:val="Hyperlink"/>
          <w:color w:val="000000" w:themeColor="text1"/>
          <w:sz w:val="32"/>
          <w:szCs w:val="32"/>
          <w:u w:val="none"/>
        </w:rPr>
      </w:pPr>
      <w:r w:rsidRPr="00EE0896">
        <w:rPr>
          <w:rStyle w:val="Hyperlink"/>
          <w:color w:val="000000" w:themeColor="text1"/>
          <w:sz w:val="32"/>
          <w:szCs w:val="32"/>
          <w:u w:val="none"/>
        </w:rPr>
        <w:t>○</w:t>
      </w:r>
      <w:r w:rsidR="00151623" w:rsidRPr="00EE0896">
        <w:rPr>
          <w:rStyle w:val="Hyperlink"/>
          <w:color w:val="000000" w:themeColor="text1"/>
          <w:sz w:val="32"/>
          <w:szCs w:val="32"/>
          <w:u w:val="none"/>
        </w:rPr>
        <w:t>Most important for future development:</w:t>
      </w:r>
    </w:p>
    <w:p w14:paraId="7B45811A" w14:textId="6256B1C2" w:rsidR="00151623" w:rsidRPr="00EE0896" w:rsidRDefault="001F626F" w:rsidP="00200BC7">
      <w:pPr>
        <w:rPr>
          <w:rStyle w:val="Hyperlink"/>
          <w:color w:val="000000" w:themeColor="text1"/>
          <w:sz w:val="32"/>
          <w:szCs w:val="32"/>
          <w:u w:val="none"/>
        </w:rPr>
      </w:pPr>
      <w:r w:rsidRPr="00EE0896">
        <w:rPr>
          <w:rStyle w:val="Hyperlink"/>
          <w:color w:val="000000" w:themeColor="text1"/>
          <w:sz w:val="32"/>
          <w:szCs w:val="32"/>
          <w:u w:val="none"/>
        </w:rPr>
        <w:t>•</w:t>
      </w:r>
      <w:r w:rsidR="00151623" w:rsidRPr="00EE0896">
        <w:rPr>
          <w:rStyle w:val="Hyperlink"/>
          <w:color w:val="000000" w:themeColor="text1"/>
          <w:sz w:val="32"/>
          <w:szCs w:val="32"/>
          <w:u w:val="none"/>
        </w:rPr>
        <w:t xml:space="preserve"> Battery storage</w:t>
      </w:r>
    </w:p>
    <w:p w14:paraId="3476ABF2" w14:textId="01941725" w:rsidR="00151623" w:rsidRPr="00EE0896" w:rsidRDefault="001F626F" w:rsidP="00200BC7">
      <w:pPr>
        <w:rPr>
          <w:rStyle w:val="Hyperlink"/>
          <w:color w:val="000000" w:themeColor="text1"/>
          <w:sz w:val="32"/>
          <w:szCs w:val="32"/>
          <w:u w:val="none"/>
        </w:rPr>
      </w:pPr>
      <w:r w:rsidRPr="00EE0896">
        <w:rPr>
          <w:rStyle w:val="Hyperlink"/>
          <w:color w:val="000000" w:themeColor="text1"/>
          <w:sz w:val="32"/>
          <w:szCs w:val="32"/>
          <w:u w:val="none"/>
        </w:rPr>
        <w:t>•</w:t>
      </w:r>
      <w:r w:rsidR="00151623" w:rsidRPr="00EE0896">
        <w:rPr>
          <w:rStyle w:val="Hyperlink"/>
          <w:color w:val="000000" w:themeColor="text1"/>
          <w:sz w:val="32"/>
          <w:szCs w:val="32"/>
          <w:u w:val="none"/>
        </w:rPr>
        <w:t>Smart grids</w:t>
      </w:r>
    </w:p>
    <w:p w14:paraId="219179D6" w14:textId="77777777" w:rsidR="00D11CF2" w:rsidRPr="00EE0896" w:rsidRDefault="00D11CF2" w:rsidP="00200BC7">
      <w:pPr>
        <w:rPr>
          <w:rStyle w:val="Hyperlink"/>
          <w:color w:val="000000" w:themeColor="text1"/>
          <w:sz w:val="32"/>
          <w:szCs w:val="32"/>
          <w:u w:val="none"/>
        </w:rPr>
      </w:pPr>
    </w:p>
    <w:p w14:paraId="47AF332A" w14:textId="53488E8C" w:rsidR="00151623" w:rsidRPr="00EE0896" w:rsidRDefault="00151623" w:rsidP="00200BC7">
      <w:pPr>
        <w:rPr>
          <w:rStyle w:val="Hyperlink"/>
          <w:color w:val="000000" w:themeColor="text1"/>
          <w:sz w:val="32"/>
          <w:szCs w:val="32"/>
          <w:u w:val="none"/>
        </w:rPr>
      </w:pPr>
      <w:r w:rsidRPr="00EE0896">
        <w:rPr>
          <w:rStyle w:val="Hyperlink"/>
          <w:color w:val="000000" w:themeColor="text1"/>
          <w:sz w:val="32"/>
          <w:szCs w:val="32"/>
          <w:u w:val="none"/>
        </w:rPr>
        <w:t>Main challenge:</w:t>
      </w:r>
    </w:p>
    <w:p w14:paraId="274A9A57" w14:textId="7A9ACCB1" w:rsidR="00151623" w:rsidRPr="00EE0896" w:rsidRDefault="00151623" w:rsidP="00200BC7">
      <w:pPr>
        <w:rPr>
          <w:rStyle w:val="Hyperlink"/>
          <w:color w:val="000000" w:themeColor="text1"/>
          <w:sz w:val="32"/>
          <w:szCs w:val="32"/>
          <w:u w:val="none"/>
        </w:rPr>
      </w:pPr>
      <w:r w:rsidRPr="00EE0896">
        <w:rPr>
          <w:rStyle w:val="Hyperlink"/>
          <w:color w:val="000000" w:themeColor="text1"/>
          <w:sz w:val="32"/>
          <w:szCs w:val="32"/>
          <w:u w:val="none"/>
        </w:rPr>
        <w:t xml:space="preserve">Balancing high initial costs with long-term savings </w:t>
      </w:r>
      <w:r w:rsidR="00F17AFA" w:rsidRPr="00EE0896">
        <w:rPr>
          <w:rStyle w:val="Hyperlink"/>
          <w:color w:val="000000" w:themeColor="text1"/>
          <w:sz w:val="32"/>
          <w:szCs w:val="32"/>
          <w:u w:val="none"/>
        </w:rPr>
        <w:t xml:space="preserve">and </w:t>
      </w:r>
      <w:r w:rsidR="006469C8" w:rsidRPr="00EE0896">
        <w:rPr>
          <w:rStyle w:val="Hyperlink"/>
          <w:color w:val="000000" w:themeColor="text1"/>
          <w:sz w:val="32"/>
          <w:szCs w:val="32"/>
          <w:u w:val="none"/>
        </w:rPr>
        <w:t xml:space="preserve">environmental </w:t>
      </w:r>
      <w:r w:rsidR="00D11CF2" w:rsidRPr="00EE0896">
        <w:rPr>
          <w:rStyle w:val="Hyperlink"/>
          <w:color w:val="000000" w:themeColor="text1"/>
          <w:sz w:val="32"/>
          <w:szCs w:val="32"/>
          <w:u w:val="none"/>
        </w:rPr>
        <w:t xml:space="preserve">benefits </w:t>
      </w:r>
    </w:p>
    <w:p w14:paraId="76653DB7" w14:textId="77777777" w:rsidR="00133506" w:rsidRPr="00EE0896" w:rsidRDefault="00133506" w:rsidP="00200BC7">
      <w:pPr>
        <w:rPr>
          <w:rStyle w:val="Hyperlink"/>
          <w:b/>
          <w:bCs/>
          <w:color w:val="000000" w:themeColor="text1"/>
          <w:sz w:val="32"/>
          <w:szCs w:val="32"/>
          <w:u w:val="none"/>
        </w:rPr>
      </w:pPr>
      <w:r w:rsidRPr="00EE0896">
        <w:rPr>
          <w:rStyle w:val="Hyperlink"/>
          <w:b/>
          <w:bCs/>
          <w:color w:val="000000" w:themeColor="text1"/>
          <w:sz w:val="32"/>
          <w:szCs w:val="32"/>
          <w:u w:val="none"/>
        </w:rPr>
        <w:t>Final Judgement:</w:t>
      </w:r>
    </w:p>
    <w:p w14:paraId="1EF223A5" w14:textId="0A31C1E6" w:rsidR="00133506" w:rsidRPr="00EE0896" w:rsidRDefault="00133506" w:rsidP="0074745A">
      <w:pPr>
        <w:rPr>
          <w:rStyle w:val="Hyperlink"/>
          <w:b/>
          <w:bCs/>
          <w:color w:val="000000" w:themeColor="text1"/>
          <w:sz w:val="32"/>
          <w:szCs w:val="32"/>
          <w:u w:val="none"/>
        </w:rPr>
      </w:pPr>
      <w:r w:rsidRPr="00EE0896">
        <w:rPr>
          <w:rStyle w:val="Hyperlink"/>
          <w:b/>
          <w:bCs/>
          <w:color w:val="000000" w:themeColor="text1"/>
          <w:sz w:val="32"/>
          <w:szCs w:val="32"/>
          <w:u w:val="none"/>
        </w:rPr>
        <w:t>Although many advanced technologies require high upfront investment, they reduce operational costs and increase</w:t>
      </w:r>
      <w:r w:rsidR="00C153E9" w:rsidRPr="00EE0896">
        <w:rPr>
          <w:rStyle w:val="Hyperlink"/>
          <w:b/>
          <w:bCs/>
          <w:color w:val="000000" w:themeColor="text1"/>
          <w:sz w:val="32"/>
          <w:szCs w:val="32"/>
          <w:u w:val="none"/>
        </w:rPr>
        <w:t xml:space="preserve"> </w:t>
      </w:r>
      <w:r w:rsidRPr="00EE0896">
        <w:rPr>
          <w:rStyle w:val="Hyperlink"/>
          <w:b/>
          <w:bCs/>
          <w:color w:val="000000" w:themeColor="text1"/>
          <w:sz w:val="32"/>
          <w:szCs w:val="32"/>
          <w:u w:val="none"/>
        </w:rPr>
        <w:t xml:space="preserve">energy efficiency over time, making renewable energy increasingly economically viable </w:t>
      </w:r>
    </w:p>
    <w:p w14:paraId="4A4E2132" w14:textId="77777777" w:rsidR="00133506" w:rsidRPr="00EE0896" w:rsidRDefault="00133506" w:rsidP="00200BC7">
      <w:pPr>
        <w:rPr>
          <w:rStyle w:val="Hyperlink"/>
          <w:b/>
          <w:bCs/>
          <w:color w:val="000000" w:themeColor="text1"/>
          <w:sz w:val="32"/>
          <w:szCs w:val="32"/>
          <w:u w:val="none"/>
        </w:rPr>
      </w:pPr>
      <w:r w:rsidRPr="00EE0896">
        <w:rPr>
          <w:rStyle w:val="Hyperlink"/>
          <w:b/>
          <w:bCs/>
          <w:color w:val="000000" w:themeColor="text1"/>
          <w:sz w:val="32"/>
          <w:szCs w:val="32"/>
          <w:u w:val="none"/>
        </w:rPr>
        <w:t>Efficiency improves through better design and technology</w:t>
      </w:r>
    </w:p>
    <w:p w14:paraId="1B135A97" w14:textId="6AE21FD4" w:rsidR="00133506" w:rsidRPr="00EE0896" w:rsidRDefault="00133506" w:rsidP="00200BC7">
      <w:pPr>
        <w:rPr>
          <w:rStyle w:val="Hyperlink"/>
          <w:b/>
          <w:bCs/>
          <w:color w:val="000000" w:themeColor="text1"/>
          <w:sz w:val="32"/>
          <w:szCs w:val="32"/>
          <w:u w:val="none"/>
        </w:rPr>
      </w:pPr>
      <w:r w:rsidRPr="00EE0896">
        <w:rPr>
          <w:rStyle w:val="Hyperlink"/>
          <w:b/>
          <w:bCs/>
          <w:color w:val="000000" w:themeColor="text1"/>
          <w:sz w:val="32"/>
          <w:szCs w:val="32"/>
          <w:u w:val="none"/>
        </w:rPr>
        <w:t xml:space="preserve">• Costs are high initially but decrease over time   </w:t>
      </w:r>
    </w:p>
    <w:p w14:paraId="508710F8" w14:textId="65854643" w:rsidR="00133506" w:rsidRPr="00EE0896" w:rsidRDefault="00607B26" w:rsidP="00200BC7">
      <w:pPr>
        <w:rPr>
          <w:rStyle w:val="Hyperlink"/>
          <w:b/>
          <w:bCs/>
          <w:color w:val="000000" w:themeColor="text1"/>
          <w:sz w:val="32"/>
          <w:szCs w:val="32"/>
          <w:u w:val="none"/>
        </w:rPr>
      </w:pPr>
      <w:r w:rsidRPr="00EE0896">
        <w:rPr>
          <w:rStyle w:val="Hyperlink"/>
          <w:b/>
          <w:bCs/>
          <w:color w:val="000000" w:themeColor="text1"/>
          <w:sz w:val="32"/>
          <w:szCs w:val="32"/>
          <w:u w:val="none"/>
        </w:rPr>
        <w:t>•</w:t>
      </w:r>
      <w:r w:rsidR="00133506" w:rsidRPr="00EE0896">
        <w:rPr>
          <w:rStyle w:val="Hyperlink"/>
          <w:b/>
          <w:bCs/>
          <w:color w:val="000000" w:themeColor="text1"/>
          <w:sz w:val="32"/>
          <w:szCs w:val="32"/>
          <w:u w:val="none"/>
        </w:rPr>
        <w:t>Storage and smart systems are key to solving intermittency</w:t>
      </w:r>
    </w:p>
    <w:p w14:paraId="44A78260" w14:textId="75AF8715" w:rsidR="000131F9" w:rsidRPr="00EE0896" w:rsidRDefault="00607B26" w:rsidP="00200BC7">
      <w:pPr>
        <w:rPr>
          <w:rStyle w:val="Hyperlink"/>
          <w:b/>
          <w:bCs/>
          <w:color w:val="000000" w:themeColor="text1"/>
          <w:sz w:val="32"/>
          <w:szCs w:val="32"/>
          <w:u w:val="none"/>
        </w:rPr>
      </w:pPr>
      <w:r w:rsidRPr="00EE0896">
        <w:rPr>
          <w:rStyle w:val="Hyperlink"/>
          <w:b/>
          <w:bCs/>
          <w:color w:val="000000" w:themeColor="text1"/>
          <w:sz w:val="32"/>
          <w:szCs w:val="32"/>
          <w:u w:val="none"/>
        </w:rPr>
        <w:t>•</w:t>
      </w:r>
      <w:r w:rsidR="00133506" w:rsidRPr="00EE0896">
        <w:rPr>
          <w:rStyle w:val="Hyperlink"/>
          <w:b/>
          <w:bCs/>
          <w:color w:val="000000" w:themeColor="text1"/>
          <w:sz w:val="32"/>
          <w:szCs w:val="32"/>
          <w:u w:val="none"/>
        </w:rPr>
        <w:t>Renewable energy is becoming cheaper than fossil fuels</w:t>
      </w:r>
    </w:p>
    <w:p w14:paraId="0D34DF6C" w14:textId="77777777" w:rsidR="006F75C2" w:rsidRPr="00EE0896" w:rsidRDefault="006F75C2" w:rsidP="00200BC7">
      <w:pPr>
        <w:rPr>
          <w:rStyle w:val="Hyperlink"/>
          <w:b/>
          <w:bCs/>
          <w:color w:val="000000" w:themeColor="text1"/>
          <w:sz w:val="32"/>
          <w:szCs w:val="32"/>
          <w:u w:val="none"/>
        </w:rPr>
      </w:pPr>
    </w:p>
    <w:p w14:paraId="46F76270" w14:textId="12AA5DAB" w:rsidR="00DA74C4" w:rsidRPr="00EE0896" w:rsidRDefault="00154C7E" w:rsidP="00C6302E">
      <w:pPr>
        <w:rPr>
          <w:rStyle w:val="Hyperlink"/>
          <w:color w:val="000000" w:themeColor="text1"/>
          <w:sz w:val="32"/>
          <w:szCs w:val="32"/>
          <w:u w:val="none"/>
        </w:rPr>
      </w:pPr>
      <w:r w:rsidRPr="00EE0896">
        <w:rPr>
          <w:rStyle w:val="Hyperlink"/>
          <w:b/>
          <w:bCs/>
          <w:color w:val="000000" w:themeColor="text1"/>
          <w:sz w:val="32"/>
          <w:szCs w:val="32"/>
          <w:u w:val="none"/>
        </w:rPr>
        <w:t>●</w:t>
      </w:r>
      <w:r w:rsidR="00DA74C4" w:rsidRPr="00EE0896">
        <w:rPr>
          <w:rStyle w:val="Hyperlink"/>
          <w:color w:val="000000" w:themeColor="text1"/>
          <w:sz w:val="32"/>
          <w:szCs w:val="32"/>
          <w:u w:val="none"/>
        </w:rPr>
        <w:t>Environmental/Safety Risks: Potential for severe accidents, leading to significant contamination and damage</w:t>
      </w:r>
    </w:p>
    <w:tbl>
      <w:tblPr>
        <w:tblStyle w:val="TableGrid"/>
        <w:tblpPr w:leftFromText="180" w:rightFromText="180" w:vertAnchor="text" w:horzAnchor="margin" w:tblpXSpec="center" w:tblpY="996"/>
        <w:tblW w:w="10550" w:type="dxa"/>
        <w:tblLook w:val="04A0" w:firstRow="1" w:lastRow="0" w:firstColumn="1" w:lastColumn="0" w:noHBand="0" w:noVBand="1"/>
      </w:tblPr>
      <w:tblGrid>
        <w:gridCol w:w="3516"/>
        <w:gridCol w:w="3516"/>
        <w:gridCol w:w="3518"/>
      </w:tblGrid>
      <w:tr w:rsidR="00237DE8" w:rsidRPr="00EE0896" w14:paraId="6CFD5F78" w14:textId="77777777" w:rsidTr="00237DE8">
        <w:trPr>
          <w:trHeight w:val="265"/>
        </w:trPr>
        <w:tc>
          <w:tcPr>
            <w:tcW w:w="3516" w:type="dxa"/>
          </w:tcPr>
          <w:p w14:paraId="05E4AFE9"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Sustainability</w:t>
            </w:r>
          </w:p>
        </w:tc>
        <w:tc>
          <w:tcPr>
            <w:tcW w:w="3516" w:type="dxa"/>
          </w:tcPr>
          <w:p w14:paraId="313D2D86"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Very High (replenishes naturally)</w:t>
            </w:r>
          </w:p>
          <w:p w14:paraId="13084A25" w14:textId="77777777" w:rsidR="00237DE8" w:rsidRPr="00EE0896" w:rsidRDefault="00237DE8" w:rsidP="00200BC7">
            <w:pPr>
              <w:rPr>
                <w:rStyle w:val="Hyperlink"/>
                <w:color w:val="000000" w:themeColor="text1"/>
                <w:sz w:val="32"/>
                <w:szCs w:val="32"/>
                <w:u w:val="none"/>
              </w:rPr>
            </w:pPr>
          </w:p>
        </w:tc>
        <w:tc>
          <w:tcPr>
            <w:tcW w:w="3518" w:type="dxa"/>
          </w:tcPr>
          <w:p w14:paraId="40112676"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Moderate (limited uranium, but long-term use possible)</w:t>
            </w:r>
          </w:p>
        </w:tc>
      </w:tr>
      <w:tr w:rsidR="00237DE8" w:rsidRPr="00EE0896" w14:paraId="27F3C388" w14:textId="77777777" w:rsidTr="00237DE8">
        <w:trPr>
          <w:trHeight w:val="88"/>
        </w:trPr>
        <w:tc>
          <w:tcPr>
            <w:tcW w:w="3516" w:type="dxa"/>
          </w:tcPr>
          <w:p w14:paraId="4F44804B"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Emissions</w:t>
            </w:r>
          </w:p>
        </w:tc>
        <w:tc>
          <w:tcPr>
            <w:tcW w:w="3516" w:type="dxa"/>
          </w:tcPr>
          <w:p w14:paraId="11FAA746"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Near Zero</w:t>
            </w:r>
          </w:p>
        </w:tc>
        <w:tc>
          <w:tcPr>
            <w:tcW w:w="3518" w:type="dxa"/>
          </w:tcPr>
          <w:p w14:paraId="57EFDCBA"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Near Zero</w:t>
            </w:r>
          </w:p>
        </w:tc>
      </w:tr>
      <w:tr w:rsidR="00237DE8" w:rsidRPr="00EE0896" w14:paraId="67FDCAC1" w14:textId="77777777" w:rsidTr="00237DE8">
        <w:trPr>
          <w:trHeight w:val="265"/>
        </w:trPr>
        <w:tc>
          <w:tcPr>
            <w:tcW w:w="3516" w:type="dxa"/>
          </w:tcPr>
          <w:p w14:paraId="4DA10AD4"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Storage/Waste</w:t>
            </w:r>
          </w:p>
        </w:tc>
        <w:tc>
          <w:tcPr>
            <w:tcW w:w="3516" w:type="dxa"/>
          </w:tcPr>
          <w:p w14:paraId="3629395D"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Requires batteries; intermittent</w:t>
            </w:r>
          </w:p>
        </w:tc>
        <w:tc>
          <w:tcPr>
            <w:tcW w:w="3518" w:type="dxa"/>
          </w:tcPr>
          <w:p w14:paraId="668A7029"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Radioactive waste (long-term management needed)</w:t>
            </w:r>
          </w:p>
        </w:tc>
      </w:tr>
      <w:tr w:rsidR="00237DE8" w:rsidRPr="00EE0896" w14:paraId="1C383E30" w14:textId="77777777" w:rsidTr="00237DE8">
        <w:trPr>
          <w:trHeight w:val="178"/>
        </w:trPr>
        <w:tc>
          <w:tcPr>
            <w:tcW w:w="3516" w:type="dxa"/>
          </w:tcPr>
          <w:p w14:paraId="0E58439B"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Cost</w:t>
            </w:r>
          </w:p>
        </w:tc>
        <w:tc>
          <w:tcPr>
            <w:tcW w:w="3516" w:type="dxa"/>
          </w:tcPr>
          <w:p w14:paraId="6B263D97"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Decreasing, high initial capital</w:t>
            </w:r>
          </w:p>
        </w:tc>
        <w:tc>
          <w:tcPr>
            <w:tcW w:w="3518" w:type="dxa"/>
          </w:tcPr>
          <w:p w14:paraId="3515B11C" w14:textId="77777777" w:rsidR="00237DE8" w:rsidRPr="00EE0896" w:rsidRDefault="00237DE8" w:rsidP="00200BC7">
            <w:pPr>
              <w:rPr>
                <w:rStyle w:val="Hyperlink"/>
                <w:color w:val="000000" w:themeColor="text1"/>
                <w:sz w:val="32"/>
                <w:szCs w:val="32"/>
                <w:u w:val="none"/>
              </w:rPr>
            </w:pPr>
            <w:r w:rsidRPr="00EE0896">
              <w:rPr>
                <w:rStyle w:val="Hyperlink"/>
                <w:color w:val="000000" w:themeColor="text1"/>
                <w:sz w:val="32"/>
                <w:szCs w:val="32"/>
                <w:u w:val="none"/>
              </w:rPr>
              <w:t>High initial capital and long-term costs</w:t>
            </w:r>
          </w:p>
        </w:tc>
      </w:tr>
    </w:tbl>
    <w:p w14:paraId="1316D830" w14:textId="03025028" w:rsidR="002A5AA6" w:rsidRPr="00EE0896" w:rsidRDefault="00DA74C4" w:rsidP="00200BC7">
      <w:pPr>
        <w:rPr>
          <w:rStyle w:val="Hyperlink"/>
          <w:color w:val="000000" w:themeColor="text1"/>
          <w:sz w:val="32"/>
          <w:szCs w:val="32"/>
          <w:u w:val="none"/>
        </w:rPr>
      </w:pPr>
      <w:r w:rsidRPr="00EE0896">
        <w:rPr>
          <w:rStyle w:val="Hyperlink"/>
          <w:color w:val="000000" w:themeColor="text1"/>
          <w:sz w:val="32"/>
          <w:szCs w:val="32"/>
          <w:u w:val="none"/>
        </w:rPr>
        <w:t>High Costs: Nuclear plants have high construction and decommissioning costs.</w:t>
      </w:r>
    </w:p>
    <w:p w14:paraId="7713B032" w14:textId="658D7838" w:rsidR="009F65E2" w:rsidRPr="00EE0896" w:rsidRDefault="009F65E2" w:rsidP="00200BC7">
      <w:pPr>
        <w:rPr>
          <w:rStyle w:val="Hyperlink"/>
          <w:b/>
          <w:bCs/>
          <w:color w:val="000000" w:themeColor="text1"/>
          <w:sz w:val="32"/>
          <w:szCs w:val="32"/>
          <w:u w:val="none"/>
        </w:rPr>
      </w:pPr>
      <w:r w:rsidRPr="00EE0896">
        <w:rPr>
          <w:rStyle w:val="Hyperlink"/>
          <w:b/>
          <w:bCs/>
          <w:color w:val="000000" w:themeColor="text1"/>
          <w:sz w:val="32"/>
          <w:szCs w:val="32"/>
          <w:u w:val="none"/>
        </w:rPr>
        <w:t>Comparison Table</w:t>
      </w:r>
    </w:p>
    <w:p w14:paraId="5332CA4A" w14:textId="77777777" w:rsidR="00FE202F" w:rsidRPr="00EE0896" w:rsidRDefault="00FE202F" w:rsidP="00200BC7">
      <w:pPr>
        <w:rPr>
          <w:rStyle w:val="Hyperlink"/>
          <w:color w:val="000000" w:themeColor="text1"/>
          <w:sz w:val="32"/>
          <w:szCs w:val="32"/>
          <w:u w:val="none"/>
        </w:rPr>
      </w:pPr>
    </w:p>
    <w:p w14:paraId="1B571A28" w14:textId="77777777" w:rsidR="007C1936" w:rsidRPr="00EE0896" w:rsidRDefault="007C1936" w:rsidP="00200BC7">
      <w:pPr>
        <w:rPr>
          <w:rStyle w:val="Hyperlink"/>
          <w:color w:val="000000" w:themeColor="text1"/>
          <w:sz w:val="32"/>
          <w:szCs w:val="32"/>
          <w:u w:val="none"/>
        </w:rPr>
      </w:pPr>
      <w:r w:rsidRPr="00EE0896">
        <w:rPr>
          <w:rStyle w:val="Hyperlink"/>
          <w:color w:val="000000" w:themeColor="text1"/>
          <w:sz w:val="32"/>
          <w:szCs w:val="32"/>
          <w:u w:val="none"/>
        </w:rPr>
        <w:t>This guide highlights the shift toward sustainable energy, where renewable energy technologies provide clean power, while nuclear serves as a high-capacity,</w:t>
      </w:r>
    </w:p>
    <w:p w14:paraId="779328CD" w14:textId="5309C572" w:rsidR="007C1936" w:rsidRPr="00EE0896" w:rsidRDefault="007C1936" w:rsidP="00200BC7">
      <w:pPr>
        <w:rPr>
          <w:rStyle w:val="Hyperlink"/>
          <w:color w:val="000000" w:themeColor="text1"/>
          <w:sz w:val="32"/>
          <w:szCs w:val="32"/>
          <w:u w:val="none"/>
        </w:rPr>
      </w:pPr>
      <w:r w:rsidRPr="00EE0896">
        <w:rPr>
          <w:rStyle w:val="Hyperlink"/>
          <w:color w:val="000000" w:themeColor="text1"/>
          <w:sz w:val="32"/>
          <w:szCs w:val="32"/>
          <w:u w:val="none"/>
        </w:rPr>
        <w:t>Low-carbon baseload source with significant management requirements.</w:t>
      </w:r>
    </w:p>
    <w:p w14:paraId="34E14B78" w14:textId="2CA231AD" w:rsidR="00F16ABD" w:rsidRDefault="00F16ABD">
      <w:pPr>
        <w:spacing w:line="276" w:lineRule="auto"/>
        <w:rPr>
          <w:rStyle w:val="Hyperlink"/>
          <w:color w:val="000000" w:themeColor="text1"/>
          <w:sz w:val="32"/>
          <w:szCs w:val="32"/>
          <w:u w:val="none"/>
        </w:rPr>
      </w:pPr>
    </w:p>
    <w:p w14:paraId="7D973069" w14:textId="6285726F" w:rsidR="00F16ABD" w:rsidRDefault="00C848BF" w:rsidP="00CD34F5">
      <w:pPr>
        <w:shd w:val="clear" w:color="auto" w:fill="FFFFFF"/>
        <w:spacing w:line="360" w:lineRule="atLeast"/>
        <w:rPr>
          <w:rFonts w:ascii="Arial" w:eastAsia="Times New Roman" w:hAnsi="Arial" w:cs="Arial"/>
          <w:color w:val="0A0A0A"/>
          <w:sz w:val="28"/>
          <w:szCs w:val="28"/>
        </w:rPr>
      </w:pPr>
      <w:r>
        <w:rPr>
          <w:rFonts w:ascii="Arial" w:eastAsia="Times New Roman" w:hAnsi="Arial" w:cs="Arial"/>
          <w:color w:val="0A0A0A"/>
        </w:rPr>
        <w:lastRenderedPageBreak/>
        <w:t xml:space="preserve">● </w:t>
      </w:r>
      <w:r w:rsidR="00F16ABD">
        <w:rPr>
          <w:rFonts w:ascii="Arial" w:eastAsia="Times New Roman" w:hAnsi="Arial" w:cs="Arial"/>
          <w:color w:val="0A0A0A"/>
        </w:rPr>
        <w:t>The </w:t>
      </w:r>
      <w:proofErr w:type="spellStart"/>
      <w:r w:rsidR="00F16ABD">
        <w:rPr>
          <w:rStyle w:val="Strong"/>
          <w:rFonts w:ascii="Arial" w:eastAsia="Times New Roman" w:hAnsi="Arial" w:cs="Arial"/>
          <w:color w:val="0A0A0A"/>
        </w:rPr>
        <w:t>Levelised</w:t>
      </w:r>
      <w:proofErr w:type="spellEnd"/>
      <w:r w:rsidR="00F16ABD">
        <w:rPr>
          <w:rStyle w:val="Strong"/>
          <w:rFonts w:ascii="Arial" w:eastAsia="Times New Roman" w:hAnsi="Arial" w:cs="Arial"/>
          <w:color w:val="0A0A0A"/>
        </w:rPr>
        <w:t xml:space="preserve"> Cost of Electricity (LCOE)</w:t>
      </w:r>
      <w:r w:rsidR="00F16ABD">
        <w:rPr>
          <w:rFonts w:ascii="Arial" w:eastAsia="Times New Roman" w:hAnsi="Arial" w:cs="Arial"/>
          <w:color w:val="0A0A0A"/>
        </w:rPr>
        <w:t>, often denoted as </w:t>
      </w:r>
      <w:r w:rsidR="00CD34F5">
        <w:rPr>
          <w:rStyle w:val="dtet0b"/>
          <w:sz w:val="28"/>
          <w:szCs w:val="28"/>
        </w:rPr>
        <w:t>C</w:t>
      </w:r>
      <w:r w:rsidR="00F16ABD">
        <w:rPr>
          <w:rFonts w:ascii="Arial" w:eastAsia="Times New Roman" w:hAnsi="Arial" w:cs="Arial"/>
          <w:color w:val="0A0A0A"/>
          <w:sz w:val="28"/>
          <w:szCs w:val="28"/>
        </w:rPr>
        <w:t>0</w:t>
      </w:r>
      <w:r w:rsidR="00F16ABD">
        <w:rPr>
          <w:rFonts w:ascii="Arial" w:eastAsia="Times New Roman" w:hAnsi="Arial" w:cs="Arial"/>
          <w:color w:val="0A0A0A"/>
        </w:rPr>
        <w:t> or </w:t>
      </w:r>
      <w:r w:rsidR="00F16ABD">
        <w:rPr>
          <w:rFonts w:ascii="Arial" w:eastAsia="Times New Roman" w:hAnsi="Arial" w:cs="Arial"/>
          <w:noProof/>
          <w:color w:val="0A0A0A"/>
          <w:sz w:val="28"/>
          <w:szCs w:val="28"/>
        </w:rPr>
        <w:drawing>
          <wp:inline distT="0" distB="0" distL="0" distR="0" wp14:anchorId="4EE6BC8C" wp14:editId="04DC38AE">
            <wp:extent cx="9525" cy="9525"/>
            <wp:effectExtent l="0" t="0" r="0" b="0"/>
            <wp:docPr id="431621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F16ABD">
        <w:rPr>
          <w:rFonts w:ascii="Cambria Math" w:eastAsia="Times New Roman" w:hAnsi="Cambria Math" w:cs="Cambria Math"/>
          <w:color w:val="0A0A0A"/>
          <w:sz w:val="28"/>
          <w:szCs w:val="28"/>
        </w:rPr>
        <w:t>𝐿𝐶𝑂𝐸</w:t>
      </w:r>
    </w:p>
    <w:p w14:paraId="3FBADA3C" w14:textId="4F96ECEE" w:rsidR="00F16ABD" w:rsidRPr="00BA3EF8" w:rsidRDefault="00F16ABD" w:rsidP="00BA3EF8">
      <w:pPr>
        <w:shd w:val="clear" w:color="auto" w:fill="FFFFFF"/>
        <w:spacing w:line="360" w:lineRule="atLeast"/>
      </w:pPr>
      <w:r>
        <w:rPr>
          <w:rFonts w:ascii="Arial" w:eastAsia="Times New Roman" w:hAnsi="Arial" w:cs="Arial"/>
          <w:color w:val="0A0A0A"/>
        </w:rPr>
        <w:t>, is a metric used to determine the average cost of generating one unit of electricity (typically</w:t>
      </w:r>
      <w:r w:rsidR="008F6F2B">
        <w:rPr>
          <w:rFonts w:ascii="Arial" w:eastAsia="Times New Roman" w:hAnsi="Arial" w:cs="Arial"/>
          <w:color w:val="0A0A0A"/>
        </w:rPr>
        <w:t xml:space="preserve"> /</w:t>
      </w:r>
      <w:r w:rsidR="008F6F2B">
        <w:rPr>
          <w:rFonts w:ascii="Arial" w:eastAsia="Times New Roman" w:hAnsi="Arial" w:cs="Arial"/>
          <w:i/>
          <w:iCs/>
          <w:color w:val="0A0A0A"/>
        </w:rPr>
        <w:t>MWh or c/ kWh)</w:t>
      </w:r>
      <w:r>
        <w:rPr>
          <w:rFonts w:ascii="Arial" w:eastAsia="Times New Roman" w:hAnsi="Arial" w:cs="Arial"/>
          <w:color w:val="0A0A0A"/>
        </w:rPr>
        <w:t xml:space="preserve"> </w:t>
      </w:r>
      <w:r w:rsidR="003551BE">
        <w:rPr>
          <w:rFonts w:ascii="Arial" w:eastAsia="Times New Roman" w:hAnsi="Arial" w:cs="Arial"/>
          <w:color w:val="0A0A0A"/>
        </w:rPr>
        <w:t xml:space="preserve">over the </w:t>
      </w:r>
      <w:r>
        <w:rPr>
          <w:rFonts w:ascii="Arial" w:eastAsia="Times New Roman" w:hAnsi="Arial" w:cs="Arial"/>
          <w:color w:val="0A0A0A"/>
        </w:rPr>
        <w:t>entire lifetime of a power plant. It represents the </w:t>
      </w:r>
      <w:r>
        <w:rPr>
          <w:rStyle w:val="Strong"/>
          <w:rFonts w:ascii="Arial" w:eastAsia="Times New Roman" w:hAnsi="Arial" w:cs="Arial"/>
          <w:color w:val="0A0A0A"/>
        </w:rPr>
        <w:t>break-even price</w:t>
      </w:r>
      <w:r>
        <w:rPr>
          <w:rFonts w:ascii="Arial" w:eastAsia="Times New Roman" w:hAnsi="Arial" w:cs="Arial"/>
          <w:color w:val="0A0A0A"/>
        </w:rPr>
        <w:t> at which electricity must be sold for the project's Net Present Value (NPV) to be zero.</w:t>
      </w:r>
      <w:r>
        <w:rPr>
          <w:rStyle w:val="vkekvd"/>
          <w:rFonts w:ascii="Arial" w:eastAsia="Times New Roman" w:hAnsi="Arial" w:cs="Arial"/>
          <w:color w:val="0A0A0A"/>
        </w:rPr>
        <w:t> </w:t>
      </w:r>
    </w:p>
    <w:p w14:paraId="7E52F374" w14:textId="4215232F" w:rsidR="00F16ABD" w:rsidRDefault="00591972">
      <w:pPr>
        <w:shd w:val="clear" w:color="auto" w:fill="FFFFFF"/>
        <w:spacing w:line="420" w:lineRule="atLeast"/>
        <w:rPr>
          <w:rFonts w:ascii="Arial" w:eastAsia="Times New Roman" w:hAnsi="Arial" w:cs="Arial"/>
          <w:b/>
          <w:bCs/>
          <w:color w:val="001D35"/>
          <w:sz w:val="33"/>
          <w:szCs w:val="33"/>
        </w:rPr>
      </w:pPr>
      <w:r>
        <w:rPr>
          <w:rFonts w:ascii="Arial" w:eastAsia="Times New Roman" w:hAnsi="Arial" w:cs="Arial"/>
          <w:b/>
          <w:bCs/>
          <w:noProof/>
          <w:color w:val="001D35"/>
          <w:sz w:val="33"/>
          <w:szCs w:val="33"/>
        </w:rPr>
        <w:drawing>
          <wp:anchor distT="0" distB="0" distL="114300" distR="114300" simplePos="0" relativeHeight="251658263" behindDoc="0" locked="0" layoutInCell="1" allowOverlap="1" wp14:anchorId="3FF394DF" wp14:editId="0C30C62C">
            <wp:simplePos x="0" y="0"/>
            <wp:positionH relativeFrom="column">
              <wp:posOffset>0</wp:posOffset>
            </wp:positionH>
            <wp:positionV relativeFrom="paragraph">
              <wp:posOffset>393700</wp:posOffset>
            </wp:positionV>
            <wp:extent cx="5230495" cy="518160"/>
            <wp:effectExtent l="0" t="0" r="8255" b="0"/>
            <wp:wrapTopAndBottom/>
            <wp:docPr id="221833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33115" name="Picture 22183311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30495" cy="518160"/>
                    </a:xfrm>
                    <a:prstGeom prst="rect">
                      <a:avLst/>
                    </a:prstGeom>
                  </pic:spPr>
                </pic:pic>
              </a:graphicData>
            </a:graphic>
          </wp:anchor>
        </w:drawing>
      </w:r>
      <w:r w:rsidR="00F16ABD">
        <w:rPr>
          <w:rFonts w:ascii="Arial" w:eastAsia="Times New Roman" w:hAnsi="Arial" w:cs="Arial"/>
          <w:b/>
          <w:bCs/>
          <w:color w:val="001D35"/>
          <w:sz w:val="33"/>
          <w:szCs w:val="33"/>
        </w:rPr>
        <w:t xml:space="preserve"> The Core Formula</w:t>
      </w:r>
    </w:p>
    <w:p w14:paraId="4F52AA2B" w14:textId="17D06E7F" w:rsidR="00F16ABD" w:rsidRDefault="00331414">
      <w:pPr>
        <w:shd w:val="clear" w:color="auto" w:fill="FFFFFF"/>
        <w:spacing w:line="360" w:lineRule="atLeast"/>
        <w:rPr>
          <w:rFonts w:ascii="Arial" w:eastAsia="Times New Roman" w:hAnsi="Arial" w:cs="Arial"/>
          <w:color w:val="0A0A0A"/>
          <w:szCs w:val="24"/>
        </w:rPr>
      </w:pPr>
      <w:r>
        <w:rPr>
          <w:rFonts w:ascii="Arial" w:eastAsia="Times New Roman" w:hAnsi="Arial" w:cs="Arial"/>
          <w:noProof/>
          <w:color w:val="0A0A0A"/>
        </w:rPr>
        <w:drawing>
          <wp:anchor distT="0" distB="0" distL="114300" distR="114300" simplePos="0" relativeHeight="251658262" behindDoc="0" locked="0" layoutInCell="1" allowOverlap="1" wp14:anchorId="4D5CEC45" wp14:editId="7F796FF9">
            <wp:simplePos x="0" y="0"/>
            <wp:positionH relativeFrom="column">
              <wp:posOffset>2319655</wp:posOffset>
            </wp:positionH>
            <wp:positionV relativeFrom="paragraph">
              <wp:posOffset>552450</wp:posOffset>
            </wp:positionV>
            <wp:extent cx="2385060" cy="745490"/>
            <wp:effectExtent l="0" t="0" r="0" b="0"/>
            <wp:wrapSquare wrapText="bothSides"/>
            <wp:docPr id="11194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559" name="Picture 111942559"/>
                    <pic:cNvPicPr/>
                  </pic:nvPicPr>
                  <pic:blipFill>
                    <a:blip r:embed="rId81">
                      <a:extLst>
                        <a:ext uri="{28A0092B-C50C-407E-A947-70E740481C1C}">
                          <a14:useLocalDpi xmlns:a14="http://schemas.microsoft.com/office/drawing/2010/main" val="0"/>
                        </a:ext>
                      </a:extLst>
                    </a:blip>
                    <a:stretch>
                      <a:fillRect/>
                    </a:stretch>
                  </pic:blipFill>
                  <pic:spPr>
                    <a:xfrm>
                      <a:off x="0" y="0"/>
                      <a:ext cx="2385060" cy="745490"/>
                    </a:xfrm>
                    <a:prstGeom prst="rect">
                      <a:avLst/>
                    </a:prstGeom>
                  </pic:spPr>
                </pic:pic>
              </a:graphicData>
            </a:graphic>
            <wp14:sizeRelH relativeFrom="margin">
              <wp14:pctWidth>0</wp14:pctWidth>
            </wp14:sizeRelH>
            <wp14:sizeRelV relativeFrom="margin">
              <wp14:pctHeight>0</wp14:pctHeight>
            </wp14:sizeRelV>
          </wp:anchor>
        </w:drawing>
      </w:r>
      <w:r w:rsidR="00F16ABD">
        <w:rPr>
          <w:rFonts w:ascii="Arial" w:eastAsia="Times New Roman" w:hAnsi="Arial" w:cs="Arial"/>
          <w:color w:val="0A0A0A"/>
        </w:rPr>
        <w:t>The calculation accounts for the </w:t>
      </w:r>
      <w:r w:rsidR="00F16ABD">
        <w:rPr>
          <w:rStyle w:val="Strong"/>
          <w:rFonts w:ascii="Arial" w:eastAsia="Times New Roman" w:hAnsi="Arial" w:cs="Arial"/>
          <w:color w:val="0A0A0A"/>
        </w:rPr>
        <w:t>time value of money</w:t>
      </w:r>
      <w:r w:rsidR="00F16ABD">
        <w:rPr>
          <w:rFonts w:ascii="Arial" w:eastAsia="Times New Roman" w:hAnsi="Arial" w:cs="Arial"/>
          <w:color w:val="0A0A0A"/>
        </w:rPr>
        <w:t xml:space="preserve"> by discounting both the total lifetime costs and the total lifetime energy produced back to their present </w:t>
      </w:r>
      <w:r w:rsidR="004E013D">
        <w:rPr>
          <w:rFonts w:ascii="Arial" w:eastAsia="Times New Roman" w:hAnsi="Arial" w:cs="Arial"/>
          <w:color w:val="0A0A0A"/>
        </w:rPr>
        <w:t>value</w:t>
      </w:r>
      <w:r w:rsidR="00F81DD8">
        <w:rPr>
          <w:rFonts w:ascii="Arial" w:eastAsia="Times New Roman" w:hAnsi="Arial" w:cs="Arial"/>
          <w:color w:val="0A0A0A"/>
        </w:rPr>
        <w:t>. The Formula</w:t>
      </w:r>
      <w:r w:rsidR="007D10F0">
        <w:rPr>
          <w:rFonts w:ascii="Arial" w:eastAsia="Times New Roman" w:hAnsi="Arial" w:cs="Arial"/>
          <w:color w:val="0A0A0A"/>
        </w:rPr>
        <w:t xml:space="preserve">: </w:t>
      </w:r>
    </w:p>
    <w:p w14:paraId="0DFB5FE9" w14:textId="77777777" w:rsidR="00CA5AFF" w:rsidRDefault="004F6356" w:rsidP="00200BC7">
      <w:pPr>
        <w:spacing w:line="276" w:lineRule="auto"/>
        <w:rPr>
          <w:rStyle w:val="Hyperlink"/>
          <w:b/>
          <w:bCs/>
          <w:color w:val="000000" w:themeColor="text1"/>
          <w:szCs w:val="24"/>
          <w:u w:val="none"/>
        </w:rPr>
      </w:pPr>
      <w:r>
        <w:rPr>
          <w:rStyle w:val="Hyperlink"/>
          <w:b/>
          <w:bCs/>
          <w:color w:val="000000" w:themeColor="text1"/>
          <w:szCs w:val="24"/>
          <w:u w:val="none"/>
        </w:rPr>
        <w:t xml:space="preserve"> </w:t>
      </w:r>
    </w:p>
    <w:p w14:paraId="0A3F3B29" w14:textId="77777777" w:rsidR="00F72DA6" w:rsidRDefault="00F72DA6" w:rsidP="00200BC7">
      <w:pPr>
        <w:spacing w:line="276" w:lineRule="auto"/>
        <w:rPr>
          <w:rStyle w:val="Hyperlink"/>
          <w:b/>
          <w:bCs/>
          <w:color w:val="000000" w:themeColor="text1"/>
          <w:szCs w:val="24"/>
          <w:u w:val="none"/>
        </w:rPr>
      </w:pPr>
    </w:p>
    <w:p w14:paraId="53C79889" w14:textId="54070962" w:rsidR="00E16D44" w:rsidRPr="00F550DD" w:rsidRDefault="00DF2D33" w:rsidP="00F550DD">
      <w:pPr>
        <w:pStyle w:val="df3vjf"/>
        <w:numPr>
          <w:ilvl w:val="0"/>
          <w:numId w:val="11"/>
        </w:numPr>
        <w:shd w:val="clear" w:color="auto" w:fill="FFFFFF"/>
        <w:spacing w:before="0" w:beforeAutospacing="0" w:after="180" w:afterAutospacing="0" w:line="360" w:lineRule="atLeast"/>
        <w:rPr>
          <w:rFonts w:ascii="Arial" w:eastAsia="Times New Roman" w:hAnsi="Arial" w:cs="Arial"/>
          <w:color w:val="0A0A0A"/>
          <w:sz w:val="28"/>
          <w:szCs w:val="28"/>
        </w:rPr>
      </w:pPr>
      <w:r>
        <w:rPr>
          <w:rStyle w:val="t286pc"/>
          <w:rFonts w:ascii="Arial" w:eastAsia="Times New Roman" w:hAnsi="Arial" w:cs="Arial"/>
          <w:b/>
          <w:bCs/>
          <w:i/>
          <w:iCs/>
          <w:color w:val="0A0A0A"/>
        </w:rPr>
        <w:t>I</w:t>
      </w:r>
      <w:r>
        <w:rPr>
          <w:rStyle w:val="t286pc"/>
          <w:rFonts w:ascii="Arial" w:eastAsia="Times New Roman" w:hAnsi="Arial" w:cs="Arial"/>
          <w:b/>
          <w:bCs/>
          <w:i/>
          <w:iCs/>
          <w:color w:val="0A0A0A"/>
          <w:vertAlign w:val="subscript"/>
        </w:rPr>
        <w:t>t</w:t>
      </w:r>
      <w:r>
        <w:rPr>
          <w:rStyle w:val="t286pc"/>
          <w:rFonts w:ascii="Arial" w:eastAsia="Times New Roman" w:hAnsi="Arial" w:cs="Arial"/>
          <w:color w:val="0A0A0A"/>
        </w:rPr>
        <w:t>: Investment</w:t>
      </w:r>
      <w:r w:rsidR="00E16D44">
        <w:rPr>
          <w:rStyle w:val="t286pc"/>
          <w:rFonts w:ascii="Arial" w:eastAsia="Times New Roman" w:hAnsi="Arial" w:cs="Arial"/>
          <w:color w:val="0A0A0A"/>
        </w:rPr>
        <w:t>/</w:t>
      </w:r>
      <w:r>
        <w:rPr>
          <w:rStyle w:val="t286pc"/>
          <w:rFonts w:ascii="Arial" w:eastAsia="Times New Roman" w:hAnsi="Arial" w:cs="Arial"/>
          <w:color w:val="0A0A0A"/>
        </w:rPr>
        <w:t>Capital expenditures</w:t>
      </w:r>
      <w:r w:rsidR="00E16D44">
        <w:rPr>
          <w:rStyle w:val="t286pc"/>
          <w:rFonts w:ascii="Arial" w:eastAsia="Times New Roman" w:hAnsi="Arial" w:cs="Arial"/>
          <w:color w:val="0A0A0A"/>
        </w:rPr>
        <w:t xml:space="preserve"> in year </w:t>
      </w:r>
      <w:r w:rsidR="00E16D44" w:rsidRPr="00F550DD">
        <w:rPr>
          <w:rFonts w:ascii="Cambria Math" w:eastAsia="Times New Roman" w:hAnsi="Cambria Math" w:cs="Cambria Math"/>
          <w:color w:val="0A0A0A"/>
          <w:sz w:val="28"/>
          <w:szCs w:val="28"/>
        </w:rPr>
        <w:t>𝑡</w:t>
      </w:r>
      <w:r w:rsidR="00E16D44" w:rsidRPr="00F550DD">
        <w:rPr>
          <w:rStyle w:val="t286pc"/>
          <w:rFonts w:ascii="Arial" w:eastAsia="Times New Roman" w:hAnsi="Arial" w:cs="Arial"/>
          <w:color w:val="0A0A0A"/>
        </w:rPr>
        <w:t>.</w:t>
      </w:r>
    </w:p>
    <w:p w14:paraId="1178BAC1" w14:textId="4447EC2C" w:rsidR="00E16D44" w:rsidRPr="00FF5573" w:rsidRDefault="00E16D44" w:rsidP="00FF5573">
      <w:pPr>
        <w:pStyle w:val="df3vjf"/>
        <w:numPr>
          <w:ilvl w:val="0"/>
          <w:numId w:val="11"/>
        </w:numPr>
        <w:shd w:val="clear" w:color="auto" w:fill="FFFFFF"/>
        <w:spacing w:before="0" w:beforeAutospacing="0" w:after="180" w:afterAutospacing="0" w:line="360" w:lineRule="atLeast"/>
        <w:rPr>
          <w:rFonts w:ascii="Arial" w:eastAsia="Times New Roman" w:hAnsi="Arial" w:cs="Arial"/>
          <w:b/>
          <w:bCs/>
          <w:color w:val="0A0A0A"/>
          <w:sz w:val="28"/>
          <w:szCs w:val="28"/>
        </w:rPr>
      </w:pPr>
      <w:r>
        <w:rPr>
          <w:rFonts w:ascii="Arial" w:eastAsia="Times New Roman" w:hAnsi="Arial" w:cs="Arial"/>
          <w:b/>
          <w:bCs/>
          <w:noProof/>
          <w:color w:val="0A0A0A"/>
          <w:sz w:val="28"/>
          <w:szCs w:val="28"/>
        </w:rPr>
        <w:drawing>
          <wp:inline distT="0" distB="0" distL="0" distR="0" wp14:anchorId="3AE984FD" wp14:editId="2B9FBA26">
            <wp:extent cx="9525" cy="9525"/>
            <wp:effectExtent l="0" t="0" r="0" b="0"/>
            <wp:docPr id="407884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FF5573">
        <w:rPr>
          <w:rFonts w:ascii="Cambria Math" w:eastAsia="Times New Roman" w:hAnsi="Cambria Math" w:cs="Cambria Math"/>
          <w:b/>
          <w:bCs/>
          <w:color w:val="0A0A0A"/>
          <w:sz w:val="28"/>
          <w:szCs w:val="28"/>
        </w:rPr>
        <w:t>𝑴𝒕</w:t>
      </w:r>
      <w:r w:rsidRPr="00FF5573">
        <w:rPr>
          <w:rStyle w:val="t286pc"/>
          <w:rFonts w:ascii="Arial" w:eastAsia="Times New Roman" w:hAnsi="Arial" w:cs="Arial"/>
          <w:color w:val="0A0A0A"/>
        </w:rPr>
        <w:t>: Operations and maintenance (O&amp;M) expenditures in year </w:t>
      </w:r>
      <w:r w:rsidRPr="00FF5573">
        <w:rPr>
          <w:rFonts w:ascii="Cambria Math" w:eastAsia="Times New Roman" w:hAnsi="Cambria Math" w:cs="Cambria Math"/>
          <w:color w:val="0A0A0A"/>
          <w:sz w:val="28"/>
          <w:szCs w:val="28"/>
        </w:rPr>
        <w:t>𝑡</w:t>
      </w:r>
      <w:r w:rsidRPr="00FF5573">
        <w:rPr>
          <w:rStyle w:val="t286pc"/>
          <w:rFonts w:ascii="Arial" w:eastAsia="Times New Roman" w:hAnsi="Arial" w:cs="Arial"/>
          <w:color w:val="0A0A0A"/>
        </w:rPr>
        <w:t>.</w:t>
      </w:r>
    </w:p>
    <w:p w14:paraId="517763DC" w14:textId="2D688D09" w:rsidR="00E16D44" w:rsidRPr="009C2607" w:rsidRDefault="00E16D44" w:rsidP="009C2607">
      <w:pPr>
        <w:pStyle w:val="df3vjf"/>
        <w:numPr>
          <w:ilvl w:val="0"/>
          <w:numId w:val="11"/>
        </w:numPr>
        <w:shd w:val="clear" w:color="auto" w:fill="FFFFFF"/>
        <w:spacing w:before="0" w:beforeAutospacing="0" w:after="180" w:afterAutospacing="0" w:line="360" w:lineRule="atLeast"/>
        <w:rPr>
          <w:rFonts w:ascii="Arial" w:eastAsia="Times New Roman" w:hAnsi="Arial" w:cs="Arial"/>
          <w:b/>
          <w:bCs/>
          <w:color w:val="0A0A0A"/>
          <w:sz w:val="28"/>
          <w:szCs w:val="28"/>
        </w:rPr>
      </w:pPr>
      <w:r>
        <w:rPr>
          <w:rFonts w:ascii="Arial" w:eastAsia="Times New Roman" w:hAnsi="Arial" w:cs="Arial"/>
          <w:b/>
          <w:bCs/>
          <w:noProof/>
          <w:color w:val="0A0A0A"/>
          <w:sz w:val="28"/>
          <w:szCs w:val="28"/>
        </w:rPr>
        <w:drawing>
          <wp:inline distT="0" distB="0" distL="0" distR="0" wp14:anchorId="54A3D8D6" wp14:editId="2CC27E42">
            <wp:extent cx="9525" cy="9525"/>
            <wp:effectExtent l="0" t="0" r="0" b="0"/>
            <wp:docPr id="962805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C2607">
        <w:rPr>
          <w:rFonts w:ascii="Cambria Math" w:eastAsia="Times New Roman" w:hAnsi="Cambria Math" w:cs="Cambria Math"/>
          <w:b/>
          <w:bCs/>
          <w:color w:val="0A0A0A"/>
          <w:sz w:val="28"/>
          <w:szCs w:val="28"/>
        </w:rPr>
        <w:t>𝑭𝒕</w:t>
      </w:r>
      <w:r w:rsidRPr="009C2607">
        <w:rPr>
          <w:rStyle w:val="t286pc"/>
          <w:rFonts w:ascii="Arial" w:eastAsia="Times New Roman" w:hAnsi="Arial" w:cs="Arial"/>
          <w:color w:val="0A0A0A"/>
        </w:rPr>
        <w:t>: Fuel expenditures in year </w:t>
      </w:r>
      <w:r w:rsidRPr="009C2607">
        <w:rPr>
          <w:rFonts w:ascii="Cambria Math" w:eastAsia="Times New Roman" w:hAnsi="Cambria Math" w:cs="Cambria Math"/>
          <w:color w:val="0A0A0A"/>
          <w:sz w:val="28"/>
          <w:szCs w:val="28"/>
        </w:rPr>
        <w:t>𝑡</w:t>
      </w:r>
      <w:r w:rsidRPr="009C2607">
        <w:rPr>
          <w:rStyle w:val="t286pc"/>
          <w:rFonts w:ascii="Arial" w:eastAsia="Times New Roman" w:hAnsi="Arial" w:cs="Arial"/>
          <w:color w:val="0A0A0A"/>
        </w:rPr>
        <w:t> (if applicable).</w:t>
      </w:r>
    </w:p>
    <w:p w14:paraId="6F4F68B3" w14:textId="2029F677" w:rsidR="00E16D44" w:rsidRPr="009C2607" w:rsidRDefault="00E16D44" w:rsidP="009C2607">
      <w:pPr>
        <w:pStyle w:val="df3vjf"/>
        <w:numPr>
          <w:ilvl w:val="0"/>
          <w:numId w:val="11"/>
        </w:numPr>
        <w:shd w:val="clear" w:color="auto" w:fill="FFFFFF"/>
        <w:spacing w:before="0" w:beforeAutospacing="0" w:after="180" w:afterAutospacing="0" w:line="360" w:lineRule="atLeast"/>
        <w:rPr>
          <w:rFonts w:ascii="Arial" w:eastAsia="Times New Roman" w:hAnsi="Arial" w:cs="Arial"/>
          <w:b/>
          <w:bCs/>
          <w:color w:val="0A0A0A"/>
          <w:sz w:val="28"/>
          <w:szCs w:val="28"/>
        </w:rPr>
      </w:pPr>
      <w:r>
        <w:rPr>
          <w:rFonts w:ascii="Arial" w:eastAsia="Times New Roman" w:hAnsi="Arial" w:cs="Arial"/>
          <w:b/>
          <w:bCs/>
          <w:noProof/>
          <w:color w:val="0A0A0A"/>
          <w:sz w:val="28"/>
          <w:szCs w:val="28"/>
        </w:rPr>
        <w:drawing>
          <wp:inline distT="0" distB="0" distL="0" distR="0" wp14:anchorId="39B41DB2" wp14:editId="4DE40DB4">
            <wp:extent cx="9525" cy="9525"/>
            <wp:effectExtent l="0" t="0" r="0" b="0"/>
            <wp:docPr id="1935213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C2607">
        <w:rPr>
          <w:rFonts w:ascii="Cambria Math" w:eastAsia="Times New Roman" w:hAnsi="Cambria Math" w:cs="Cambria Math"/>
          <w:b/>
          <w:bCs/>
          <w:color w:val="0A0A0A"/>
          <w:sz w:val="28"/>
          <w:szCs w:val="28"/>
        </w:rPr>
        <w:t>𝑬𝒕</w:t>
      </w:r>
      <w:r w:rsidRPr="009C2607">
        <w:rPr>
          <w:rStyle w:val="t286pc"/>
          <w:rFonts w:ascii="Arial" w:eastAsia="Times New Roman" w:hAnsi="Arial" w:cs="Arial"/>
          <w:color w:val="0A0A0A"/>
        </w:rPr>
        <w:t>: Electricity generated in year </w:t>
      </w:r>
      <w:r w:rsidRPr="009C2607">
        <w:rPr>
          <w:rFonts w:ascii="Cambria Math" w:eastAsia="Times New Roman" w:hAnsi="Cambria Math" w:cs="Cambria Math"/>
          <w:color w:val="0A0A0A"/>
          <w:sz w:val="28"/>
          <w:szCs w:val="28"/>
        </w:rPr>
        <w:t>𝑡</w:t>
      </w:r>
      <w:r w:rsidRPr="009C2607">
        <w:rPr>
          <w:rStyle w:val="t286pc"/>
          <w:rFonts w:ascii="Arial" w:eastAsia="Times New Roman" w:hAnsi="Arial" w:cs="Arial"/>
          <w:color w:val="0A0A0A"/>
        </w:rPr>
        <w:t>.</w:t>
      </w:r>
    </w:p>
    <w:p w14:paraId="102976BF" w14:textId="3F255818" w:rsidR="00E16D44" w:rsidRPr="00EF65BE" w:rsidRDefault="00E16D44" w:rsidP="00EF65BE">
      <w:pPr>
        <w:pStyle w:val="df3vjf"/>
        <w:numPr>
          <w:ilvl w:val="0"/>
          <w:numId w:val="11"/>
        </w:numPr>
        <w:shd w:val="clear" w:color="auto" w:fill="FFFFFF"/>
        <w:spacing w:before="0" w:beforeAutospacing="0" w:after="180" w:afterAutospacing="0" w:line="360" w:lineRule="atLeast"/>
        <w:rPr>
          <w:rFonts w:ascii="Arial" w:eastAsia="Times New Roman" w:hAnsi="Arial" w:cs="Arial"/>
          <w:b/>
          <w:bCs/>
          <w:color w:val="0A0A0A"/>
          <w:sz w:val="28"/>
          <w:szCs w:val="28"/>
        </w:rPr>
      </w:pPr>
      <w:r>
        <w:rPr>
          <w:rFonts w:ascii="Arial" w:eastAsia="Times New Roman" w:hAnsi="Arial" w:cs="Arial"/>
          <w:b/>
          <w:bCs/>
          <w:noProof/>
          <w:color w:val="0A0A0A"/>
          <w:sz w:val="28"/>
          <w:szCs w:val="28"/>
        </w:rPr>
        <w:drawing>
          <wp:inline distT="0" distB="0" distL="0" distR="0" wp14:anchorId="0BE9CC42" wp14:editId="234DAD29">
            <wp:extent cx="9525" cy="9525"/>
            <wp:effectExtent l="0" t="0" r="0" b="0"/>
            <wp:docPr id="585707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EF65BE">
        <w:rPr>
          <w:rFonts w:ascii="Cambria Math" w:eastAsia="Times New Roman" w:hAnsi="Cambria Math" w:cs="Cambria Math"/>
          <w:b/>
          <w:bCs/>
          <w:color w:val="0A0A0A"/>
          <w:sz w:val="28"/>
          <w:szCs w:val="28"/>
        </w:rPr>
        <w:t>𝒓</w:t>
      </w:r>
      <w:r w:rsidRPr="00EF65BE">
        <w:rPr>
          <w:rStyle w:val="t286pc"/>
          <w:rFonts w:ascii="Arial" w:eastAsia="Times New Roman" w:hAnsi="Arial" w:cs="Arial"/>
          <w:color w:val="0A0A0A"/>
        </w:rPr>
        <w:t>: Discount rate (reflecting the cost of capital and risk).</w:t>
      </w:r>
    </w:p>
    <w:p w14:paraId="4608346A" w14:textId="393CC233" w:rsidR="00E16D44" w:rsidRPr="00EF65BE" w:rsidRDefault="00E16D44" w:rsidP="00EF65BE">
      <w:pPr>
        <w:pStyle w:val="df3vjf"/>
        <w:numPr>
          <w:ilvl w:val="0"/>
          <w:numId w:val="11"/>
        </w:numPr>
        <w:shd w:val="clear" w:color="auto" w:fill="FFFFFF"/>
        <w:spacing w:before="0" w:beforeAutospacing="0" w:after="180" w:afterAutospacing="0" w:line="360" w:lineRule="atLeast"/>
        <w:rPr>
          <w:rFonts w:ascii="Arial" w:eastAsia="Times New Roman" w:hAnsi="Arial" w:cs="Arial"/>
          <w:b/>
          <w:bCs/>
          <w:color w:val="0A0A0A"/>
          <w:sz w:val="28"/>
          <w:szCs w:val="28"/>
        </w:rPr>
      </w:pPr>
      <w:r>
        <w:rPr>
          <w:rFonts w:ascii="Arial" w:eastAsia="Times New Roman" w:hAnsi="Arial" w:cs="Arial"/>
          <w:b/>
          <w:bCs/>
          <w:noProof/>
          <w:color w:val="0A0A0A"/>
          <w:sz w:val="28"/>
          <w:szCs w:val="28"/>
        </w:rPr>
        <w:drawing>
          <wp:inline distT="0" distB="0" distL="0" distR="0" wp14:anchorId="75F8C5AC" wp14:editId="63C45822">
            <wp:extent cx="9525" cy="9525"/>
            <wp:effectExtent l="0" t="0" r="0" b="0"/>
            <wp:docPr id="2106823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EF65BE">
        <w:rPr>
          <w:rFonts w:ascii="Cambria Math" w:eastAsia="Times New Roman" w:hAnsi="Cambria Math" w:cs="Cambria Math"/>
          <w:b/>
          <w:bCs/>
          <w:color w:val="0A0A0A"/>
          <w:sz w:val="28"/>
          <w:szCs w:val="28"/>
        </w:rPr>
        <w:t>𝒏</w:t>
      </w:r>
      <w:r w:rsidRPr="00EF65BE">
        <w:rPr>
          <w:rStyle w:val="t286pc"/>
          <w:rFonts w:ascii="Arial" w:eastAsia="Times New Roman" w:hAnsi="Arial" w:cs="Arial"/>
          <w:color w:val="0A0A0A"/>
        </w:rPr>
        <w:t>: Operational life of the system (e.g., 25–40 years).</w:t>
      </w:r>
      <w:r w:rsidRPr="00EF65BE">
        <w:rPr>
          <w:rStyle w:val="vkekvd"/>
          <w:rFonts w:ascii="Arial" w:eastAsia="Times New Roman" w:hAnsi="Arial" w:cs="Arial"/>
          <w:color w:val="0A0A0A"/>
        </w:rPr>
        <w:t> </w:t>
      </w:r>
    </w:p>
    <w:p w14:paraId="43CFB1F4" w14:textId="77777777" w:rsidR="00E16D44" w:rsidRDefault="00E16D44">
      <w:pPr>
        <w:rPr>
          <w:rFonts w:ascii="Arial" w:eastAsia="Times New Roman" w:hAnsi="Arial" w:cs="Arial"/>
        </w:rPr>
      </w:pPr>
      <w:r>
        <w:rPr>
          <w:rFonts w:eastAsia="Times New Roman"/>
          <w:noProof/>
        </w:rPr>
        <mc:AlternateContent>
          <mc:Choice Requires="wps">
            <w:drawing>
              <wp:inline distT="0" distB="0" distL="0" distR="0" wp14:anchorId="35A4BD25" wp14:editId="0BF911CE">
                <wp:extent cx="5230495" cy="4445"/>
                <wp:effectExtent l="0" t="31750" r="0" b="36830"/>
                <wp:docPr id="144424371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0A0A0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F316E09" id="Rectangle 1" o:spid="_x0000_s1026" style="width:411.8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" fillcolor="#0a0a0a" stroked="f">
                <w10:anchorlock/>
              </v:rect>
            </w:pict>
          </mc:Fallback>
        </mc:AlternateContent>
      </w:r>
    </w:p>
    <w:p w14:paraId="6B59C7F9" w14:textId="77777777" w:rsidR="00F72DA6" w:rsidRDefault="00F72DA6" w:rsidP="00200BC7">
      <w:pPr>
        <w:spacing w:line="276" w:lineRule="auto"/>
        <w:rPr>
          <w:rStyle w:val="Hyperlink"/>
          <w:b/>
          <w:bCs/>
          <w:color w:val="000000" w:themeColor="text1"/>
          <w:szCs w:val="24"/>
          <w:u w:val="none"/>
        </w:rPr>
      </w:pPr>
    </w:p>
    <w:p w14:paraId="64EEB4FD" w14:textId="54227B9F" w:rsidR="00123A95" w:rsidRPr="00E349DB" w:rsidRDefault="00E349DB" w:rsidP="00E349DB">
      <w:pPr>
        <w:spacing w:line="276" w:lineRule="auto"/>
        <w:rPr>
          <w:rStyle w:val="Hyperlink"/>
          <w:b/>
          <w:bCs/>
          <w:color w:val="000000" w:themeColor="text1"/>
          <w:sz w:val="32"/>
          <w:szCs w:val="32"/>
          <w:u w:val="none"/>
        </w:rPr>
      </w:pPr>
      <w:r>
        <w:rPr>
          <w:rStyle w:val="Hyperlink"/>
          <w:b/>
          <w:bCs/>
          <w:color w:val="000000" w:themeColor="text1"/>
          <w:sz w:val="32"/>
          <w:szCs w:val="32"/>
          <w:u w:val="none"/>
        </w:rPr>
        <w:t>•</w:t>
      </w:r>
      <w:r w:rsidR="00123A95">
        <w:rPr>
          <w:rStyle w:val="Hyperlink"/>
          <w:b/>
          <w:bCs/>
          <w:color w:val="000000" w:themeColor="text1"/>
          <w:sz w:val="32"/>
          <w:szCs w:val="32"/>
          <w:u w:val="none"/>
        </w:rPr>
        <w:t>Factors</w:t>
      </w:r>
      <w:r>
        <w:rPr>
          <w:rStyle w:val="Hyperlink"/>
          <w:b/>
          <w:bCs/>
          <w:color w:val="000000" w:themeColor="text1"/>
          <w:sz w:val="32"/>
          <w:szCs w:val="32"/>
          <w:u w:val="none"/>
        </w:rPr>
        <w:t>:</w:t>
      </w:r>
    </w:p>
    <w:p w14:paraId="19083247" w14:textId="77777777" w:rsidR="00123A95" w:rsidRDefault="00123A95" w:rsidP="00200BC7">
      <w:pPr>
        <w:spacing w:line="276" w:lineRule="auto"/>
        <w:rPr>
          <w:rStyle w:val="Hyperlink"/>
          <w:color w:val="000000" w:themeColor="text1"/>
          <w:sz w:val="32"/>
          <w:szCs w:val="32"/>
          <w:u w:val="none"/>
        </w:rPr>
      </w:pPr>
      <w:r>
        <w:rPr>
          <w:rStyle w:val="Hyperlink"/>
          <w:color w:val="000000" w:themeColor="text1"/>
          <w:sz w:val="32"/>
          <w:szCs w:val="32"/>
          <w:u w:val="none"/>
        </w:rPr>
        <w:t>Capital Costs (CAPEX): Upfront expenses including equipment, construction, and financing. For renewables like wind and solar, CAPEX constitutes the majority of the LCOE as there are no fuel costs.</w:t>
      </w:r>
    </w:p>
    <w:p w14:paraId="1970BE36" w14:textId="77777777" w:rsidR="00123A95" w:rsidRDefault="00123A95" w:rsidP="00200BC7">
      <w:pPr>
        <w:spacing w:line="276" w:lineRule="auto"/>
        <w:rPr>
          <w:rStyle w:val="Hyperlink"/>
          <w:color w:val="000000" w:themeColor="text1"/>
          <w:sz w:val="32"/>
          <w:szCs w:val="32"/>
          <w:u w:val="none"/>
        </w:rPr>
      </w:pPr>
      <w:r>
        <w:rPr>
          <w:rStyle w:val="Hyperlink"/>
          <w:color w:val="000000" w:themeColor="text1"/>
          <w:sz w:val="32"/>
          <w:szCs w:val="32"/>
          <w:u w:val="none"/>
        </w:rPr>
        <w:lastRenderedPageBreak/>
        <w:t>Operations &amp; Maintenance (O&amp;M): Includes both fixed costs (e.g., insurance, land rent) and variable costs (e.g., replacement parts) that occur annually.</w:t>
      </w:r>
    </w:p>
    <w:p w14:paraId="490A8357" w14:textId="77777777" w:rsidR="00123A95" w:rsidRDefault="00123A95" w:rsidP="00200BC7">
      <w:pPr>
        <w:spacing w:line="276" w:lineRule="auto"/>
        <w:rPr>
          <w:rStyle w:val="Hyperlink"/>
          <w:color w:val="000000" w:themeColor="text1"/>
          <w:sz w:val="32"/>
          <w:szCs w:val="32"/>
          <w:u w:val="none"/>
        </w:rPr>
      </w:pPr>
      <w:r>
        <w:rPr>
          <w:rStyle w:val="Hyperlink"/>
          <w:color w:val="000000" w:themeColor="text1"/>
          <w:sz w:val="32"/>
          <w:szCs w:val="32"/>
          <w:u w:val="none"/>
        </w:rPr>
        <w:t>Fuel Costs: Primarily relevant for fossil fuel and nuclear plants. This factor introduces high sensitivity to future commodity price volatility.</w:t>
      </w:r>
    </w:p>
    <w:p w14:paraId="48244C5C" w14:textId="0BD534B4" w:rsidR="00123A95" w:rsidRDefault="00123A95" w:rsidP="00200BC7">
      <w:pPr>
        <w:spacing w:line="276" w:lineRule="auto"/>
        <w:rPr>
          <w:rStyle w:val="Hyperlink"/>
          <w:color w:val="000000" w:themeColor="text1"/>
          <w:sz w:val="32"/>
          <w:szCs w:val="32"/>
          <w:u w:val="none"/>
        </w:rPr>
      </w:pPr>
      <w:r>
        <w:rPr>
          <w:rStyle w:val="Hyperlink"/>
          <w:color w:val="000000" w:themeColor="text1"/>
          <w:sz w:val="32"/>
          <w:szCs w:val="32"/>
          <w:u w:val="none"/>
        </w:rPr>
        <w:t xml:space="preserve">Capacity Factor: The ratio of actual energy output to the theoretical maximum. A higher capacity factor (common in </w:t>
      </w:r>
      <w:r w:rsidR="00E349DB">
        <w:rPr>
          <w:rStyle w:val="Hyperlink"/>
          <w:color w:val="000000" w:themeColor="text1"/>
          <w:sz w:val="32"/>
          <w:szCs w:val="32"/>
          <w:u w:val="none"/>
        </w:rPr>
        <w:t>base load</w:t>
      </w:r>
      <w:r>
        <w:rPr>
          <w:rStyle w:val="Hyperlink"/>
          <w:color w:val="000000" w:themeColor="text1"/>
          <w:sz w:val="32"/>
          <w:szCs w:val="32"/>
          <w:u w:val="none"/>
        </w:rPr>
        <w:t xml:space="preserve"> plants like nuclear) lowers the LCOE by spreading fixed costs over more units of energy.</w:t>
      </w:r>
    </w:p>
    <w:p w14:paraId="21249A01" w14:textId="27463D0B" w:rsidR="00123A95" w:rsidRDefault="00123A95" w:rsidP="00AE5574">
      <w:pPr>
        <w:spacing w:line="276" w:lineRule="auto"/>
        <w:rPr>
          <w:rStyle w:val="Hyperlink"/>
          <w:color w:val="000000" w:themeColor="text1"/>
          <w:sz w:val="32"/>
          <w:szCs w:val="32"/>
          <w:u w:val="none"/>
        </w:rPr>
      </w:pPr>
      <w:r>
        <w:rPr>
          <w:rStyle w:val="Hyperlink"/>
          <w:color w:val="000000" w:themeColor="text1"/>
          <w:sz w:val="32"/>
          <w:szCs w:val="32"/>
          <w:u w:val="none"/>
        </w:rPr>
        <w:t>Degradation Rates: For technologies like solar PV, the energy output (</w:t>
      </w:r>
      <w:r w:rsidR="00D0755B">
        <w:rPr>
          <w:rStyle w:val="Hyperlink"/>
          <w:color w:val="000000" w:themeColor="text1"/>
          <w:sz w:val="32"/>
          <w:szCs w:val="32"/>
          <w:u w:val="none"/>
        </w:rPr>
        <w:t>Et</w:t>
      </w:r>
      <w:r>
        <w:rPr>
          <w:rStyle w:val="Hyperlink"/>
          <w:color w:val="000000" w:themeColor="text1"/>
          <w:sz w:val="32"/>
          <w:szCs w:val="32"/>
          <w:u w:val="none"/>
        </w:rPr>
        <w:t>) decreases annually as equipment ages. This is accounted for in the denominator of the formula.</w:t>
      </w:r>
    </w:p>
    <w:p w14:paraId="2813A114" w14:textId="77777777" w:rsidR="00123A95" w:rsidRDefault="00123A95" w:rsidP="00775D49">
      <w:pPr>
        <w:spacing w:line="276" w:lineRule="auto"/>
        <w:rPr>
          <w:rStyle w:val="Hyperlink"/>
          <w:color w:val="000000" w:themeColor="text1"/>
          <w:sz w:val="32"/>
          <w:szCs w:val="32"/>
          <w:u w:val="none"/>
        </w:rPr>
      </w:pPr>
      <w:r>
        <w:rPr>
          <w:rStyle w:val="Hyperlink"/>
          <w:color w:val="000000" w:themeColor="text1"/>
          <w:sz w:val="32"/>
          <w:szCs w:val="32"/>
          <w:u w:val="none"/>
        </w:rPr>
        <w:t>Discount Rate (</w:t>
      </w:r>
      <w:r w:rsidR="00AE5574">
        <w:rPr>
          <w:rStyle w:val="Hyperlink"/>
          <w:color w:val="000000" w:themeColor="text1"/>
          <w:sz w:val="32"/>
          <w:szCs w:val="32"/>
          <w:u w:val="none"/>
        </w:rPr>
        <w:t>r</w:t>
      </w:r>
      <w:r>
        <w:rPr>
          <w:rStyle w:val="Hyperlink"/>
          <w:color w:val="000000" w:themeColor="text1"/>
          <w:sz w:val="32"/>
          <w:szCs w:val="32"/>
          <w:u w:val="none"/>
        </w:rPr>
        <w:t>): A higher discount rate penalizes projects with high upfront capital costs (like renewables) more than those with high ongoing operating costs (like gas), as it reduces the present value of future energy generation.</w:t>
      </w:r>
    </w:p>
    <w:p w14:paraId="5E045ED7" w14:textId="77777777" w:rsidR="00E349DB" w:rsidRDefault="00E349DB" w:rsidP="00775D49">
      <w:pPr>
        <w:spacing w:line="276" w:lineRule="auto"/>
        <w:rPr>
          <w:rStyle w:val="Hyperlink"/>
          <w:color w:val="000000" w:themeColor="text1"/>
          <w:sz w:val="32"/>
          <w:szCs w:val="32"/>
          <w:u w:val="none"/>
        </w:rPr>
      </w:pPr>
    </w:p>
    <w:tbl>
      <w:tblPr>
        <w:tblW w:w="9356" w:type="dxa"/>
        <w:shd w:val="clear" w:color="auto" w:fill="FFFFFF"/>
        <w:tblCellMar>
          <w:top w:w="15" w:type="dxa"/>
          <w:left w:w="15" w:type="dxa"/>
          <w:bottom w:w="15" w:type="dxa"/>
          <w:right w:w="15" w:type="dxa"/>
        </w:tblCellMar>
        <w:tblLook w:val="04A0" w:firstRow="1" w:lastRow="0" w:firstColumn="1" w:lastColumn="0" w:noHBand="0" w:noVBand="1"/>
      </w:tblPr>
      <w:tblGrid>
        <w:gridCol w:w="2366"/>
        <w:gridCol w:w="4046"/>
        <w:gridCol w:w="2944"/>
      </w:tblGrid>
      <w:tr w:rsidR="00B529A0" w:rsidRPr="00B529A0" w14:paraId="17C20CE4" w14:textId="77777777" w:rsidTr="0011667A">
        <w:tc>
          <w:tcPr>
            <w:tcW w:w="0" w:type="auto"/>
            <w:tcBorders>
              <w:bottom w:val="single" w:sz="6" w:space="0" w:color="D2D2D2"/>
            </w:tcBorders>
            <w:shd w:val="clear" w:color="auto" w:fill="FFFFFF"/>
            <w:tcMar>
              <w:top w:w="120" w:type="dxa"/>
              <w:left w:w="0" w:type="dxa"/>
              <w:bottom w:w="120" w:type="dxa"/>
              <w:right w:w="240" w:type="dxa"/>
            </w:tcMar>
            <w:hideMark/>
          </w:tcPr>
          <w:p w14:paraId="79A5BCD7" w14:textId="77777777" w:rsidR="00B529A0" w:rsidRPr="00B529A0" w:rsidRDefault="00B529A0" w:rsidP="00B529A0">
            <w:pPr>
              <w:spacing w:after="0" w:line="330" w:lineRule="atLeast"/>
              <w:rPr>
                <w:rFonts w:ascii="Arial" w:eastAsia="Times New Roman" w:hAnsi="Arial" w:cs="Arial"/>
                <w:b/>
                <w:bCs/>
                <w:color w:val="0A0A0A"/>
                <w:sz w:val="21"/>
                <w:szCs w:val="21"/>
                <w:lang w:val="en-GB" w:eastAsia="en-GB"/>
              </w:rPr>
            </w:pPr>
            <w:r w:rsidRPr="00B529A0">
              <w:rPr>
                <w:rFonts w:ascii="Arial" w:eastAsia="Times New Roman" w:hAnsi="Arial" w:cs="Arial"/>
                <w:b/>
                <w:bCs/>
                <w:color w:val="0A0A0A"/>
                <w:sz w:val="21"/>
                <w:szCs w:val="21"/>
                <w:lang w:val="en-GB" w:eastAsia="en-GB"/>
              </w:rPr>
              <w:t>Factor </w:t>
            </w:r>
          </w:p>
        </w:tc>
        <w:tc>
          <w:tcPr>
            <w:tcW w:w="0" w:type="auto"/>
            <w:tcBorders>
              <w:bottom w:val="single" w:sz="6" w:space="0" w:color="D2D2D2"/>
            </w:tcBorders>
            <w:shd w:val="clear" w:color="auto" w:fill="FFFFFF"/>
            <w:tcMar>
              <w:top w:w="120" w:type="dxa"/>
              <w:left w:w="0" w:type="dxa"/>
              <w:bottom w:w="120" w:type="dxa"/>
              <w:right w:w="240" w:type="dxa"/>
            </w:tcMar>
            <w:hideMark/>
          </w:tcPr>
          <w:p w14:paraId="664A71B9" w14:textId="77777777" w:rsidR="00B529A0" w:rsidRPr="00B529A0" w:rsidRDefault="00B529A0" w:rsidP="00B529A0">
            <w:pPr>
              <w:spacing w:after="0" w:line="330" w:lineRule="atLeast"/>
              <w:rPr>
                <w:rFonts w:ascii="Arial" w:eastAsia="Times New Roman" w:hAnsi="Arial" w:cs="Arial"/>
                <w:b/>
                <w:bCs/>
                <w:color w:val="0A0A0A"/>
                <w:sz w:val="21"/>
                <w:szCs w:val="21"/>
                <w:lang w:val="en-GB" w:eastAsia="en-GB"/>
              </w:rPr>
            </w:pPr>
            <w:r w:rsidRPr="00B529A0">
              <w:rPr>
                <w:rFonts w:ascii="Arial" w:eastAsia="Times New Roman" w:hAnsi="Arial" w:cs="Arial"/>
                <w:b/>
                <w:bCs/>
                <w:color w:val="0A0A0A"/>
                <w:sz w:val="21"/>
                <w:szCs w:val="21"/>
                <w:lang w:val="en-GB" w:eastAsia="en-GB"/>
              </w:rPr>
              <w:t>Impact on Renewable LCOE</w:t>
            </w:r>
          </w:p>
        </w:tc>
        <w:tc>
          <w:tcPr>
            <w:tcW w:w="2944" w:type="dxa"/>
            <w:tcBorders>
              <w:bottom w:val="single" w:sz="6" w:space="0" w:color="D2D2D2"/>
            </w:tcBorders>
            <w:shd w:val="clear" w:color="auto" w:fill="FFFFFF"/>
            <w:tcMar>
              <w:top w:w="120" w:type="dxa"/>
              <w:left w:w="0" w:type="dxa"/>
              <w:bottom w:w="120" w:type="dxa"/>
              <w:right w:w="0" w:type="dxa"/>
            </w:tcMar>
            <w:hideMark/>
          </w:tcPr>
          <w:p w14:paraId="50F9BC85" w14:textId="77777777" w:rsidR="00B529A0" w:rsidRPr="00B529A0" w:rsidRDefault="00B529A0" w:rsidP="00B529A0">
            <w:pPr>
              <w:spacing w:after="0" w:line="330" w:lineRule="atLeast"/>
              <w:rPr>
                <w:rFonts w:ascii="Arial" w:eastAsia="Times New Roman" w:hAnsi="Arial" w:cs="Arial"/>
                <w:b/>
                <w:bCs/>
                <w:color w:val="0A0A0A"/>
                <w:sz w:val="21"/>
                <w:szCs w:val="21"/>
                <w:lang w:val="en-GB" w:eastAsia="en-GB"/>
              </w:rPr>
            </w:pPr>
            <w:r w:rsidRPr="00B529A0">
              <w:rPr>
                <w:rFonts w:ascii="Arial" w:eastAsia="Times New Roman" w:hAnsi="Arial" w:cs="Arial"/>
                <w:b/>
                <w:bCs/>
                <w:color w:val="0A0A0A"/>
                <w:sz w:val="21"/>
                <w:szCs w:val="21"/>
                <w:lang w:val="en-GB" w:eastAsia="en-GB"/>
              </w:rPr>
              <w:t>Impact on Fossil Fuel LCOE</w:t>
            </w:r>
          </w:p>
        </w:tc>
      </w:tr>
      <w:tr w:rsidR="00B529A0" w:rsidRPr="00B529A0" w14:paraId="71F1408F" w14:textId="77777777" w:rsidTr="0011667A">
        <w:tc>
          <w:tcPr>
            <w:tcW w:w="0" w:type="auto"/>
            <w:tcBorders>
              <w:bottom w:val="single" w:sz="6" w:space="0" w:color="D2D2D2"/>
            </w:tcBorders>
            <w:shd w:val="clear" w:color="auto" w:fill="FFFFFF"/>
            <w:tcMar>
              <w:top w:w="180" w:type="dxa"/>
              <w:left w:w="0" w:type="dxa"/>
              <w:bottom w:w="180" w:type="dxa"/>
              <w:right w:w="240" w:type="dxa"/>
            </w:tcMar>
            <w:hideMark/>
          </w:tcPr>
          <w:p w14:paraId="0A7540C0"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b/>
                <w:bCs/>
                <w:color w:val="0A0A0A"/>
                <w:sz w:val="21"/>
                <w:szCs w:val="21"/>
                <w:lang w:val="en-GB" w:eastAsia="en-GB"/>
              </w:rPr>
              <w:t>Initial Investment</w:t>
            </w:r>
          </w:p>
        </w:tc>
        <w:tc>
          <w:tcPr>
            <w:tcW w:w="0" w:type="auto"/>
            <w:tcBorders>
              <w:bottom w:val="single" w:sz="6" w:space="0" w:color="D2D2D2"/>
            </w:tcBorders>
            <w:shd w:val="clear" w:color="auto" w:fill="FFFFFF"/>
            <w:tcMar>
              <w:top w:w="180" w:type="dxa"/>
              <w:left w:w="0" w:type="dxa"/>
              <w:bottom w:w="180" w:type="dxa"/>
              <w:right w:w="240" w:type="dxa"/>
            </w:tcMar>
            <w:hideMark/>
          </w:tcPr>
          <w:p w14:paraId="4F41C8E3"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color w:val="0A0A0A"/>
                <w:sz w:val="21"/>
                <w:szCs w:val="21"/>
                <w:lang w:val="en-GB" w:eastAsia="en-GB"/>
              </w:rPr>
              <w:t>Extremely High (Dominant factor)</w:t>
            </w:r>
          </w:p>
        </w:tc>
        <w:tc>
          <w:tcPr>
            <w:tcW w:w="2944" w:type="dxa"/>
            <w:tcBorders>
              <w:bottom w:val="single" w:sz="6" w:space="0" w:color="D2D2D2"/>
            </w:tcBorders>
            <w:shd w:val="clear" w:color="auto" w:fill="FFFFFF"/>
            <w:tcMar>
              <w:top w:w="180" w:type="dxa"/>
              <w:left w:w="0" w:type="dxa"/>
              <w:bottom w:w="180" w:type="dxa"/>
              <w:right w:w="0" w:type="dxa"/>
            </w:tcMar>
            <w:hideMark/>
          </w:tcPr>
          <w:p w14:paraId="29C47CB7"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color w:val="0A0A0A"/>
                <w:sz w:val="21"/>
                <w:szCs w:val="21"/>
                <w:lang w:val="en-GB" w:eastAsia="en-GB"/>
              </w:rPr>
              <w:t>Moderate</w:t>
            </w:r>
          </w:p>
        </w:tc>
      </w:tr>
      <w:tr w:rsidR="00B529A0" w:rsidRPr="00B529A0" w14:paraId="2D168915" w14:textId="77777777" w:rsidTr="0011667A">
        <w:tc>
          <w:tcPr>
            <w:tcW w:w="0" w:type="auto"/>
            <w:tcBorders>
              <w:bottom w:val="single" w:sz="6" w:space="0" w:color="D2D2D2"/>
            </w:tcBorders>
            <w:shd w:val="clear" w:color="auto" w:fill="FFFFFF"/>
            <w:tcMar>
              <w:top w:w="180" w:type="dxa"/>
              <w:left w:w="0" w:type="dxa"/>
              <w:bottom w:w="180" w:type="dxa"/>
              <w:right w:w="240" w:type="dxa"/>
            </w:tcMar>
            <w:hideMark/>
          </w:tcPr>
          <w:p w14:paraId="4F46A41C"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b/>
                <w:bCs/>
                <w:color w:val="0A0A0A"/>
                <w:sz w:val="21"/>
                <w:szCs w:val="21"/>
                <w:lang w:val="en-GB" w:eastAsia="en-GB"/>
              </w:rPr>
              <w:t>Fuel Costs</w:t>
            </w:r>
          </w:p>
        </w:tc>
        <w:tc>
          <w:tcPr>
            <w:tcW w:w="0" w:type="auto"/>
            <w:tcBorders>
              <w:bottom w:val="single" w:sz="6" w:space="0" w:color="D2D2D2"/>
            </w:tcBorders>
            <w:shd w:val="clear" w:color="auto" w:fill="FFFFFF"/>
            <w:tcMar>
              <w:top w:w="180" w:type="dxa"/>
              <w:left w:w="0" w:type="dxa"/>
              <w:bottom w:w="180" w:type="dxa"/>
              <w:right w:w="240" w:type="dxa"/>
            </w:tcMar>
            <w:hideMark/>
          </w:tcPr>
          <w:p w14:paraId="6412B13E"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color w:val="0A0A0A"/>
                <w:sz w:val="21"/>
                <w:szCs w:val="21"/>
                <w:lang w:val="en-GB" w:eastAsia="en-GB"/>
              </w:rPr>
              <w:t>Zero or Near-Zero</w:t>
            </w:r>
          </w:p>
        </w:tc>
        <w:tc>
          <w:tcPr>
            <w:tcW w:w="2944" w:type="dxa"/>
            <w:tcBorders>
              <w:bottom w:val="single" w:sz="6" w:space="0" w:color="D2D2D2"/>
            </w:tcBorders>
            <w:shd w:val="clear" w:color="auto" w:fill="FFFFFF"/>
            <w:tcMar>
              <w:top w:w="180" w:type="dxa"/>
              <w:left w:w="0" w:type="dxa"/>
              <w:bottom w:w="180" w:type="dxa"/>
              <w:right w:w="0" w:type="dxa"/>
            </w:tcMar>
            <w:hideMark/>
          </w:tcPr>
          <w:p w14:paraId="3C268704"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color w:val="0A0A0A"/>
                <w:sz w:val="21"/>
                <w:szCs w:val="21"/>
                <w:lang w:val="en-GB" w:eastAsia="en-GB"/>
              </w:rPr>
              <w:t>High (Subject to market price)</w:t>
            </w:r>
          </w:p>
        </w:tc>
      </w:tr>
      <w:tr w:rsidR="00B529A0" w:rsidRPr="00B529A0" w14:paraId="2DDABC11" w14:textId="77777777" w:rsidTr="0011667A">
        <w:tc>
          <w:tcPr>
            <w:tcW w:w="0" w:type="auto"/>
            <w:tcBorders>
              <w:bottom w:val="single" w:sz="6" w:space="0" w:color="D2D2D2"/>
            </w:tcBorders>
            <w:shd w:val="clear" w:color="auto" w:fill="FFFFFF"/>
            <w:tcMar>
              <w:top w:w="180" w:type="dxa"/>
              <w:left w:w="0" w:type="dxa"/>
              <w:bottom w:w="180" w:type="dxa"/>
              <w:right w:w="240" w:type="dxa"/>
            </w:tcMar>
            <w:hideMark/>
          </w:tcPr>
          <w:p w14:paraId="5495C24B"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b/>
                <w:bCs/>
                <w:color w:val="0A0A0A"/>
                <w:sz w:val="21"/>
                <w:szCs w:val="21"/>
                <w:lang w:val="en-GB" w:eastAsia="en-GB"/>
              </w:rPr>
              <w:t>O&amp;M Costs</w:t>
            </w:r>
          </w:p>
        </w:tc>
        <w:tc>
          <w:tcPr>
            <w:tcW w:w="0" w:type="auto"/>
            <w:tcBorders>
              <w:bottom w:val="single" w:sz="6" w:space="0" w:color="D2D2D2"/>
            </w:tcBorders>
            <w:shd w:val="clear" w:color="auto" w:fill="FFFFFF"/>
            <w:tcMar>
              <w:top w:w="180" w:type="dxa"/>
              <w:left w:w="0" w:type="dxa"/>
              <w:bottom w:w="180" w:type="dxa"/>
              <w:right w:w="240" w:type="dxa"/>
            </w:tcMar>
            <w:hideMark/>
          </w:tcPr>
          <w:p w14:paraId="104BA505"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color w:val="0A0A0A"/>
                <w:sz w:val="21"/>
                <w:szCs w:val="21"/>
                <w:lang w:val="en-GB" w:eastAsia="en-GB"/>
              </w:rPr>
              <w:t>Low to Moderate</w:t>
            </w:r>
          </w:p>
        </w:tc>
        <w:tc>
          <w:tcPr>
            <w:tcW w:w="2944" w:type="dxa"/>
            <w:tcBorders>
              <w:bottom w:val="single" w:sz="6" w:space="0" w:color="D2D2D2"/>
            </w:tcBorders>
            <w:shd w:val="clear" w:color="auto" w:fill="FFFFFF"/>
            <w:tcMar>
              <w:top w:w="180" w:type="dxa"/>
              <w:left w:w="0" w:type="dxa"/>
              <w:bottom w:w="180" w:type="dxa"/>
              <w:right w:w="0" w:type="dxa"/>
            </w:tcMar>
            <w:hideMark/>
          </w:tcPr>
          <w:p w14:paraId="41066843"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color w:val="0A0A0A"/>
                <w:sz w:val="21"/>
                <w:szCs w:val="21"/>
                <w:lang w:val="en-GB" w:eastAsia="en-GB"/>
              </w:rPr>
              <w:t>High (Variable based on use)</w:t>
            </w:r>
          </w:p>
        </w:tc>
      </w:tr>
      <w:tr w:rsidR="00B529A0" w:rsidRPr="00B529A0" w14:paraId="5B28597B" w14:textId="77777777" w:rsidTr="0011667A">
        <w:tc>
          <w:tcPr>
            <w:tcW w:w="0" w:type="auto"/>
            <w:tcBorders>
              <w:bottom w:val="nil"/>
            </w:tcBorders>
            <w:shd w:val="clear" w:color="auto" w:fill="FFFFFF"/>
            <w:tcMar>
              <w:top w:w="180" w:type="dxa"/>
              <w:left w:w="0" w:type="dxa"/>
              <w:bottom w:w="180" w:type="dxa"/>
              <w:right w:w="240" w:type="dxa"/>
            </w:tcMar>
            <w:hideMark/>
          </w:tcPr>
          <w:p w14:paraId="5F12F37C" w14:textId="559FEB01" w:rsidR="00B529A0" w:rsidRPr="0011667A" w:rsidRDefault="00B529A0" w:rsidP="0011667A">
            <w:pPr>
              <w:spacing w:after="0" w:line="330" w:lineRule="atLeast"/>
              <w:rPr>
                <w:rFonts w:ascii="Times New Roman" w:eastAsia="Times New Roman" w:hAnsi="Times New Roman" w:cs="Times New Roman"/>
                <w:b/>
                <w:bCs/>
                <w:szCs w:val="24"/>
                <w:lang w:val="en-GB" w:eastAsia="en-GB"/>
              </w:rPr>
            </w:pPr>
            <w:r w:rsidRPr="00B529A0">
              <w:rPr>
                <w:rFonts w:ascii="Arial" w:eastAsia="Times New Roman" w:hAnsi="Arial" w:cs="Arial"/>
                <w:b/>
                <w:bCs/>
                <w:color w:val="0A0A0A"/>
                <w:sz w:val="21"/>
                <w:szCs w:val="21"/>
                <w:lang w:val="en-GB" w:eastAsia="en-GB"/>
              </w:rPr>
              <w:t>Sensitivity to </w:t>
            </w:r>
            <w:r w:rsidR="0011667A">
              <w:rPr>
                <w:rFonts w:ascii="Arial" w:eastAsia="Times New Roman" w:hAnsi="Arial" w:cs="Arial"/>
                <w:b/>
                <w:bCs/>
                <w:color w:val="0A0A0A"/>
                <w:szCs w:val="21"/>
                <w:lang w:val="en-GB" w:eastAsia="en-GB"/>
              </w:rPr>
              <w:t>r</w:t>
            </w:r>
          </w:p>
        </w:tc>
        <w:tc>
          <w:tcPr>
            <w:tcW w:w="0" w:type="auto"/>
            <w:tcBorders>
              <w:bottom w:val="nil"/>
            </w:tcBorders>
            <w:shd w:val="clear" w:color="auto" w:fill="FFFFFF"/>
            <w:tcMar>
              <w:top w:w="180" w:type="dxa"/>
              <w:left w:w="0" w:type="dxa"/>
              <w:bottom w:w="180" w:type="dxa"/>
              <w:right w:w="240" w:type="dxa"/>
            </w:tcMar>
            <w:hideMark/>
          </w:tcPr>
          <w:p w14:paraId="7513BC7A"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color w:val="0A0A0A"/>
                <w:sz w:val="21"/>
                <w:szCs w:val="21"/>
                <w:lang w:val="en-GB" w:eastAsia="en-GB"/>
              </w:rPr>
              <w:t>Very High (due to upfront costs)</w:t>
            </w:r>
          </w:p>
        </w:tc>
        <w:tc>
          <w:tcPr>
            <w:tcW w:w="2944" w:type="dxa"/>
            <w:tcBorders>
              <w:bottom w:val="nil"/>
            </w:tcBorders>
            <w:shd w:val="clear" w:color="auto" w:fill="FFFFFF"/>
            <w:tcMar>
              <w:top w:w="180" w:type="dxa"/>
              <w:left w:w="0" w:type="dxa"/>
              <w:bottom w:w="180" w:type="dxa"/>
              <w:right w:w="0" w:type="dxa"/>
            </w:tcMar>
            <w:hideMark/>
          </w:tcPr>
          <w:p w14:paraId="11328BC2" w14:textId="77777777" w:rsidR="00B529A0" w:rsidRPr="00B529A0" w:rsidRDefault="00B529A0" w:rsidP="00B529A0">
            <w:pPr>
              <w:spacing w:after="0" w:line="330" w:lineRule="atLeast"/>
              <w:rPr>
                <w:rFonts w:ascii="Arial" w:eastAsia="Times New Roman" w:hAnsi="Arial" w:cs="Arial"/>
                <w:color w:val="0A0A0A"/>
                <w:sz w:val="21"/>
                <w:szCs w:val="21"/>
                <w:lang w:val="en-GB" w:eastAsia="en-GB"/>
              </w:rPr>
            </w:pPr>
            <w:r w:rsidRPr="00B529A0">
              <w:rPr>
                <w:rFonts w:ascii="Arial" w:eastAsia="Times New Roman" w:hAnsi="Arial" w:cs="Arial"/>
                <w:color w:val="0A0A0A"/>
                <w:sz w:val="21"/>
                <w:szCs w:val="21"/>
                <w:lang w:val="en-GB" w:eastAsia="en-GB"/>
              </w:rPr>
              <w:t>Lower</w:t>
            </w:r>
          </w:p>
        </w:tc>
      </w:tr>
    </w:tbl>
    <w:p w14:paraId="7DAB163F" w14:textId="77777777" w:rsidR="00E349DB" w:rsidRDefault="00E349DB" w:rsidP="00775D49">
      <w:pPr>
        <w:spacing w:line="276" w:lineRule="auto"/>
        <w:rPr>
          <w:rStyle w:val="Hyperlink"/>
          <w:color w:val="000000" w:themeColor="text1"/>
          <w:sz w:val="32"/>
          <w:szCs w:val="32"/>
          <w:u w:val="none"/>
        </w:rPr>
      </w:pPr>
    </w:p>
    <w:p w14:paraId="4201B907" w14:textId="0D9E7436" w:rsidR="0041367A" w:rsidRDefault="000104B6" w:rsidP="00775D49">
      <w:pPr>
        <w:spacing w:line="276" w:lineRule="auto"/>
        <w:rPr>
          <w:rStyle w:val="Hyperlink"/>
          <w:color w:val="000000" w:themeColor="text1"/>
          <w:sz w:val="32"/>
          <w:szCs w:val="32"/>
          <w:u w:val="none"/>
        </w:rPr>
      </w:pPr>
      <w:r>
        <w:rPr>
          <w:noProof/>
          <w:color w:val="000000" w:themeColor="text1"/>
          <w:sz w:val="32"/>
          <w:szCs w:val="32"/>
        </w:rPr>
        <w:lastRenderedPageBreak/>
        <w:drawing>
          <wp:anchor distT="0" distB="0" distL="114300" distR="114300" simplePos="0" relativeHeight="251658264" behindDoc="0" locked="0" layoutInCell="1" allowOverlap="1" wp14:anchorId="4D9F2A57" wp14:editId="1BC0F3A8">
            <wp:simplePos x="0" y="0"/>
            <wp:positionH relativeFrom="column">
              <wp:posOffset>0</wp:posOffset>
            </wp:positionH>
            <wp:positionV relativeFrom="paragraph">
              <wp:posOffset>394335</wp:posOffset>
            </wp:positionV>
            <wp:extent cx="5230495" cy="3257550"/>
            <wp:effectExtent l="0" t="0" r="8255" b="0"/>
            <wp:wrapTopAndBottom/>
            <wp:docPr id="1352326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26605" name="Picture 1352326605"/>
                    <pic:cNvPicPr/>
                  </pic:nvPicPr>
                  <pic:blipFill>
                    <a:blip r:embed="rId82">
                      <a:extLst>
                        <a:ext uri="{28A0092B-C50C-407E-A947-70E740481C1C}">
                          <a14:useLocalDpi xmlns:a14="http://schemas.microsoft.com/office/drawing/2010/main" val="0"/>
                        </a:ext>
                      </a:extLst>
                    </a:blip>
                    <a:stretch>
                      <a:fillRect/>
                    </a:stretch>
                  </pic:blipFill>
                  <pic:spPr>
                    <a:xfrm>
                      <a:off x="0" y="0"/>
                      <a:ext cx="5230495" cy="3257550"/>
                    </a:xfrm>
                    <a:prstGeom prst="rect">
                      <a:avLst/>
                    </a:prstGeom>
                  </pic:spPr>
                </pic:pic>
              </a:graphicData>
            </a:graphic>
            <wp14:sizeRelV relativeFrom="margin">
              <wp14:pctHeight>0</wp14:pctHeight>
            </wp14:sizeRelV>
          </wp:anchor>
        </w:drawing>
      </w:r>
    </w:p>
    <w:p w14:paraId="71AF12F0" w14:textId="12DCFD55" w:rsidR="0041367A" w:rsidRDefault="006C48FE">
      <w:pPr>
        <w:spacing w:line="276" w:lineRule="auto"/>
        <w:rPr>
          <w:rStyle w:val="Hyperlink"/>
          <w:color w:val="000000" w:themeColor="text1"/>
          <w:sz w:val="32"/>
          <w:szCs w:val="32"/>
          <w:u w:val="none"/>
        </w:rPr>
      </w:pPr>
      <w:r>
        <w:rPr>
          <w:noProof/>
          <w:color w:val="000000" w:themeColor="text1"/>
          <w:sz w:val="32"/>
          <w:szCs w:val="32"/>
        </w:rPr>
        <w:drawing>
          <wp:anchor distT="0" distB="0" distL="114300" distR="114300" simplePos="0" relativeHeight="251658265" behindDoc="0" locked="0" layoutInCell="1" allowOverlap="1" wp14:anchorId="075A9FB3" wp14:editId="72B42D97">
            <wp:simplePos x="0" y="0"/>
            <wp:positionH relativeFrom="column">
              <wp:posOffset>-92075</wp:posOffset>
            </wp:positionH>
            <wp:positionV relativeFrom="paragraph">
              <wp:posOffset>4016375</wp:posOffset>
            </wp:positionV>
            <wp:extent cx="5230495" cy="2726690"/>
            <wp:effectExtent l="0" t="0" r="8255" b="0"/>
            <wp:wrapTopAndBottom/>
            <wp:docPr id="935419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19001" name="Picture 935419001"/>
                    <pic:cNvPicPr/>
                  </pic:nvPicPr>
                  <pic:blipFill>
                    <a:blip r:embed="rId83">
                      <a:extLst>
                        <a:ext uri="{28A0092B-C50C-407E-A947-70E740481C1C}">
                          <a14:useLocalDpi xmlns:a14="http://schemas.microsoft.com/office/drawing/2010/main" val="0"/>
                        </a:ext>
                      </a:extLst>
                    </a:blip>
                    <a:stretch>
                      <a:fillRect/>
                    </a:stretch>
                  </pic:blipFill>
                  <pic:spPr>
                    <a:xfrm>
                      <a:off x="0" y="0"/>
                      <a:ext cx="5230495" cy="2726690"/>
                    </a:xfrm>
                    <a:prstGeom prst="rect">
                      <a:avLst/>
                    </a:prstGeom>
                  </pic:spPr>
                </pic:pic>
              </a:graphicData>
            </a:graphic>
          </wp:anchor>
        </w:drawing>
      </w:r>
      <w:r w:rsidR="0041367A">
        <w:rPr>
          <w:rStyle w:val="Hyperlink"/>
          <w:color w:val="000000" w:themeColor="text1"/>
          <w:sz w:val="32"/>
          <w:szCs w:val="32"/>
          <w:u w:val="none"/>
        </w:rPr>
        <w:br w:type="page"/>
      </w:r>
    </w:p>
    <w:p w14:paraId="73F2AE10" w14:textId="77777777" w:rsidR="0041367A" w:rsidRDefault="0041367A" w:rsidP="0041367A">
      <w:pPr>
        <w:spacing w:line="276" w:lineRule="auto"/>
        <w:rPr>
          <w:rStyle w:val="Hyperlink"/>
          <w:color w:val="000000" w:themeColor="text1"/>
          <w:sz w:val="32"/>
          <w:szCs w:val="32"/>
          <w:u w:val="none"/>
        </w:rPr>
      </w:pPr>
      <w:r>
        <w:rPr>
          <w:rStyle w:val="Hyperlink"/>
          <w:color w:val="000000" w:themeColor="text1"/>
          <w:sz w:val="32"/>
          <w:szCs w:val="32"/>
          <w:u w:val="none"/>
        </w:rPr>
        <w:lastRenderedPageBreak/>
        <w:t xml:space="preserve">● </w:t>
      </w:r>
      <w:r w:rsidRPr="0041367A">
        <w:rPr>
          <w:rStyle w:val="Hyperlink"/>
          <w:color w:val="000000" w:themeColor="text1"/>
          <w:sz w:val="32"/>
          <w:szCs w:val="32"/>
          <w:u w:val="none"/>
        </w:rPr>
        <w:t>Compare</w:t>
      </w:r>
      <w:r>
        <w:rPr>
          <w:rStyle w:val="Hyperlink"/>
          <w:color w:val="000000" w:themeColor="text1"/>
          <w:sz w:val="32"/>
          <w:szCs w:val="32"/>
          <w:u w:val="none"/>
        </w:rPr>
        <w:t xml:space="preserve"> </w:t>
      </w:r>
      <w:r w:rsidRPr="0041367A">
        <w:rPr>
          <w:rStyle w:val="Hyperlink"/>
          <w:color w:val="000000" w:themeColor="text1"/>
          <w:sz w:val="32"/>
          <w:szCs w:val="32"/>
          <w:u w:val="none"/>
        </w:rPr>
        <w:t>the efficiency of renewable energy sources to fossil fuels and nuclear</w:t>
      </w:r>
      <w:r>
        <w:rPr>
          <w:rStyle w:val="Hyperlink"/>
          <w:color w:val="000000" w:themeColor="text1"/>
          <w:sz w:val="32"/>
          <w:szCs w:val="32"/>
          <w:u w:val="none"/>
        </w:rPr>
        <w:t xml:space="preserve"> </w:t>
      </w:r>
      <w:r w:rsidRPr="0041367A">
        <w:rPr>
          <w:rStyle w:val="Hyperlink"/>
          <w:color w:val="000000" w:themeColor="text1"/>
          <w:sz w:val="32"/>
          <w:szCs w:val="32"/>
          <w:u w:val="none"/>
        </w:rPr>
        <w:t>power.</w:t>
      </w:r>
    </w:p>
    <w:p w14:paraId="10B4824C" w14:textId="53E782CA" w:rsidR="00216C1E" w:rsidRPr="00216C1E" w:rsidRDefault="00216C1E" w:rsidP="00216C1E">
      <w:pPr>
        <w:numPr>
          <w:ilvl w:val="0"/>
          <w:numId w:val="12"/>
        </w:numPr>
        <w:shd w:val="clear" w:color="auto" w:fill="FFFFFF"/>
        <w:spacing w:after="180" w:line="360" w:lineRule="atLeast"/>
        <w:rPr>
          <w:rFonts w:ascii="Arial" w:eastAsia="Times New Roman" w:hAnsi="Arial" w:cs="Arial"/>
          <w:color w:val="0A0A0A"/>
          <w:szCs w:val="24"/>
          <w:lang w:val="en-GB" w:eastAsia="en-GB"/>
        </w:rPr>
      </w:pPr>
      <w:r w:rsidRPr="00216C1E">
        <w:rPr>
          <w:rFonts w:ascii="Arial" w:eastAsia="Times New Roman" w:hAnsi="Arial" w:cs="Arial"/>
          <w:b/>
          <w:bCs/>
          <w:color w:val="0A0A0A"/>
          <w:szCs w:val="24"/>
          <w:lang w:val="en-GB" w:eastAsia="en-GB"/>
        </w:rPr>
        <w:t>Nuclear</w:t>
      </w:r>
      <w:r w:rsidRPr="00216C1E">
        <w:rPr>
          <w:rFonts w:ascii="Arial" w:eastAsia="Times New Roman" w:hAnsi="Arial" w:cs="Arial"/>
          <w:color w:val="0A0A0A"/>
          <w:szCs w:val="24"/>
          <w:lang w:val="en-GB" w:eastAsia="en-GB"/>
        </w:rPr>
        <w:t xml:space="preserve"> holds the highest energy density and provides consistent, high-capacity, low-carbon </w:t>
      </w:r>
      <w:r w:rsidR="004B46A5" w:rsidRPr="00216C1E">
        <w:rPr>
          <w:rFonts w:ascii="Arial" w:eastAsia="Times New Roman" w:hAnsi="Arial" w:cs="Arial"/>
          <w:color w:val="0A0A0A"/>
          <w:szCs w:val="24"/>
          <w:lang w:val="en-GB" w:eastAsia="en-GB"/>
        </w:rPr>
        <w:t>base load</w:t>
      </w:r>
      <w:r w:rsidRPr="00216C1E">
        <w:rPr>
          <w:rFonts w:ascii="Arial" w:eastAsia="Times New Roman" w:hAnsi="Arial" w:cs="Arial"/>
          <w:color w:val="0A0A0A"/>
          <w:szCs w:val="24"/>
          <w:lang w:val="en-GB" w:eastAsia="en-GB"/>
        </w:rPr>
        <w:t xml:space="preserve"> power.</w:t>
      </w:r>
    </w:p>
    <w:p w14:paraId="77F74A0A" w14:textId="77777777" w:rsidR="00216C1E" w:rsidRPr="00216C1E" w:rsidRDefault="00216C1E" w:rsidP="00216C1E">
      <w:pPr>
        <w:numPr>
          <w:ilvl w:val="0"/>
          <w:numId w:val="12"/>
        </w:numPr>
        <w:shd w:val="clear" w:color="auto" w:fill="FFFFFF"/>
        <w:spacing w:after="180" w:line="360" w:lineRule="atLeast"/>
        <w:rPr>
          <w:rFonts w:ascii="Arial" w:eastAsia="Times New Roman" w:hAnsi="Arial" w:cs="Arial"/>
          <w:color w:val="0A0A0A"/>
          <w:szCs w:val="24"/>
          <w:lang w:val="en-GB" w:eastAsia="en-GB"/>
        </w:rPr>
      </w:pPr>
      <w:r w:rsidRPr="00216C1E">
        <w:rPr>
          <w:rFonts w:ascii="Arial" w:eastAsia="Times New Roman" w:hAnsi="Arial" w:cs="Arial"/>
          <w:b/>
          <w:bCs/>
          <w:color w:val="0A0A0A"/>
          <w:szCs w:val="24"/>
          <w:lang w:val="en-GB" w:eastAsia="en-GB"/>
        </w:rPr>
        <w:t>Renewables (Wind/Solar)</w:t>
      </w:r>
      <w:r w:rsidRPr="00216C1E">
        <w:rPr>
          <w:rFonts w:ascii="Arial" w:eastAsia="Times New Roman" w:hAnsi="Arial" w:cs="Arial"/>
          <w:color w:val="0A0A0A"/>
          <w:szCs w:val="24"/>
          <w:lang w:val="en-GB" w:eastAsia="en-GB"/>
        </w:rPr>
        <w:t> have lower energy density and are intermittent, but they are highly efficient at converting natural resources into electricity with zero fuel cost.</w:t>
      </w:r>
    </w:p>
    <w:p w14:paraId="705587D2" w14:textId="1A49F7EF" w:rsidR="003106E1" w:rsidRPr="00360890" w:rsidRDefault="00216C1E" w:rsidP="00C41D42">
      <w:pPr>
        <w:numPr>
          <w:ilvl w:val="0"/>
          <w:numId w:val="12"/>
        </w:numPr>
        <w:shd w:val="clear" w:color="auto" w:fill="FFFFFF"/>
        <w:spacing w:after="180" w:line="360" w:lineRule="atLeast"/>
        <w:rPr>
          <w:rFonts w:ascii="Times New Roman" w:eastAsia="Times New Roman" w:hAnsi="Times New Roman" w:cs="Times New Roman"/>
          <w:sz w:val="28"/>
          <w:szCs w:val="28"/>
          <w:lang w:val="en-GB" w:eastAsia="en-GB"/>
        </w:rPr>
      </w:pPr>
      <w:r w:rsidRPr="00216C1E">
        <w:rPr>
          <w:rFonts w:ascii="Arial" w:eastAsia="Times New Roman" w:hAnsi="Arial" w:cs="Arial"/>
          <w:b/>
          <w:bCs/>
          <w:color w:val="0A0A0A"/>
          <w:szCs w:val="24"/>
          <w:lang w:val="en-GB" w:eastAsia="en-GB"/>
        </w:rPr>
        <w:t>Fossil Fuels</w:t>
      </w:r>
      <w:r w:rsidRPr="00216C1E">
        <w:rPr>
          <w:rFonts w:ascii="Arial" w:eastAsia="Times New Roman" w:hAnsi="Arial" w:cs="Arial"/>
          <w:color w:val="0A0A0A"/>
          <w:szCs w:val="24"/>
          <w:lang w:val="en-GB" w:eastAsia="en-GB"/>
        </w:rPr>
        <w:t xml:space="preserve"> are efficient in terms of </w:t>
      </w:r>
      <w:proofErr w:type="spellStart"/>
      <w:r w:rsidRPr="00216C1E">
        <w:rPr>
          <w:rFonts w:ascii="Arial" w:eastAsia="Times New Roman" w:hAnsi="Arial" w:cs="Arial"/>
          <w:color w:val="0A0A0A"/>
          <w:szCs w:val="24"/>
          <w:lang w:val="en-GB" w:eastAsia="en-GB"/>
        </w:rPr>
        <w:t>dispatchability</w:t>
      </w:r>
      <w:proofErr w:type="spellEnd"/>
      <w:r w:rsidRPr="00216C1E">
        <w:rPr>
          <w:rFonts w:ascii="Arial" w:eastAsia="Times New Roman" w:hAnsi="Arial" w:cs="Arial"/>
          <w:color w:val="0A0A0A"/>
          <w:szCs w:val="24"/>
          <w:lang w:val="en-GB" w:eastAsia="en-GB"/>
        </w:rPr>
        <w:t xml:space="preserve"> (running when needed) but are inherently inefficient in conversion (</w:t>
      </w:r>
      <w:r w:rsidR="00FB7963">
        <w:rPr>
          <w:rFonts w:ascii="Times New Roman" w:eastAsia="Times New Roman" w:hAnsi="Times New Roman" w:cs="Times New Roman"/>
          <w:sz w:val="28"/>
          <w:szCs w:val="28"/>
          <w:lang w:val="en-GB" w:eastAsia="en-GB"/>
        </w:rPr>
        <w:t>30</w:t>
      </w:r>
      <w:r w:rsidRPr="00E6378E">
        <w:rPr>
          <w:rFonts w:ascii="Arial" w:eastAsia="Times New Roman" w:hAnsi="Arial" w:cs="Arial"/>
          <w:color w:val="0A0A0A"/>
          <w:sz w:val="28"/>
          <w:szCs w:val="28"/>
          <w:lang w:val="en-GB" w:eastAsia="en-GB"/>
        </w:rPr>
        <w:t>−40%</w:t>
      </w:r>
      <w:r w:rsidRPr="00E6378E">
        <w:rPr>
          <w:rFonts w:ascii="Arial" w:eastAsia="Times New Roman" w:hAnsi="Arial" w:cs="Arial"/>
          <w:color w:val="0A0A0A"/>
          <w:szCs w:val="24"/>
          <w:lang w:val="en-GB" w:eastAsia="en-GB"/>
        </w:rPr>
        <w:t>) and produce high emissions. </w:t>
      </w:r>
    </w:p>
    <w:p w14:paraId="047E1F71" w14:textId="77777777" w:rsidR="00216C1E" w:rsidRPr="00216C1E" w:rsidRDefault="00216C1E" w:rsidP="00216C1E">
      <w:pPr>
        <w:shd w:val="clear" w:color="auto" w:fill="FFFFFF"/>
        <w:spacing w:after="0" w:line="420" w:lineRule="atLeast"/>
        <w:rPr>
          <w:rFonts w:ascii="Arial" w:eastAsia="Times New Roman" w:hAnsi="Arial" w:cs="Arial"/>
          <w:b/>
          <w:bCs/>
          <w:color w:val="001D35"/>
          <w:sz w:val="33"/>
          <w:szCs w:val="33"/>
          <w:lang w:val="en-GB" w:eastAsia="en-GB"/>
        </w:rPr>
      </w:pPr>
      <w:r w:rsidRPr="00216C1E">
        <w:rPr>
          <w:rFonts w:ascii="Arial" w:eastAsia="Times New Roman" w:hAnsi="Arial" w:cs="Arial"/>
          <w:b/>
          <w:bCs/>
          <w:color w:val="001D35"/>
          <w:sz w:val="33"/>
          <w:szCs w:val="33"/>
          <w:lang w:val="en-GB" w:eastAsia="en-GB"/>
        </w:rPr>
        <w:t>Comparison of Energy Source Efficiencies</w:t>
      </w:r>
    </w:p>
    <w:tbl>
      <w:tblPr>
        <w:tblW w:w="9786" w:type="dxa"/>
        <w:jc w:val="center"/>
        <w:tblCellMar>
          <w:top w:w="15" w:type="dxa"/>
          <w:left w:w="15" w:type="dxa"/>
          <w:bottom w:w="15" w:type="dxa"/>
          <w:right w:w="15" w:type="dxa"/>
        </w:tblCellMar>
        <w:tblLook w:val="04A0" w:firstRow="1" w:lastRow="0" w:firstColumn="1" w:lastColumn="0" w:noHBand="0" w:noVBand="1"/>
      </w:tblPr>
      <w:tblGrid>
        <w:gridCol w:w="1091"/>
        <w:gridCol w:w="2410"/>
        <w:gridCol w:w="2028"/>
        <w:gridCol w:w="2117"/>
        <w:gridCol w:w="2140"/>
      </w:tblGrid>
      <w:tr w:rsidR="00216C1E" w:rsidRPr="00216C1E" w14:paraId="12520515" w14:textId="77777777" w:rsidTr="003C3757">
        <w:trPr>
          <w:jc w:val="center"/>
        </w:trPr>
        <w:tc>
          <w:tcPr>
            <w:tcW w:w="1091" w:type="dxa"/>
            <w:tcBorders>
              <w:bottom w:val="single" w:sz="6" w:space="0" w:color="D2D2D2"/>
            </w:tcBorders>
            <w:tcMar>
              <w:top w:w="120" w:type="dxa"/>
              <w:left w:w="0" w:type="dxa"/>
              <w:bottom w:w="120" w:type="dxa"/>
              <w:right w:w="240" w:type="dxa"/>
            </w:tcMar>
            <w:hideMark/>
          </w:tcPr>
          <w:p w14:paraId="7588F243" w14:textId="08A69E2A" w:rsidR="00216C1E" w:rsidRPr="00216C1E" w:rsidRDefault="00216C1E" w:rsidP="003106E1">
            <w:pPr>
              <w:spacing w:after="0" w:line="330" w:lineRule="atLeast"/>
              <w:jc w:val="center"/>
              <w:rPr>
                <w:rFonts w:ascii="Arial" w:eastAsia="Times New Roman" w:hAnsi="Arial" w:cs="Arial"/>
                <w:b/>
                <w:bCs/>
                <w:sz w:val="21"/>
                <w:szCs w:val="21"/>
                <w:lang w:val="en-GB" w:eastAsia="en-GB"/>
              </w:rPr>
            </w:pPr>
            <w:r w:rsidRPr="00216C1E">
              <w:rPr>
                <w:rFonts w:ascii="Arial" w:eastAsia="Times New Roman" w:hAnsi="Arial" w:cs="Arial"/>
                <w:b/>
                <w:bCs/>
                <w:sz w:val="21"/>
                <w:szCs w:val="21"/>
                <w:lang w:val="en-GB" w:eastAsia="en-GB"/>
              </w:rPr>
              <w:t>Energy Source</w:t>
            </w:r>
          </w:p>
        </w:tc>
        <w:tc>
          <w:tcPr>
            <w:tcW w:w="2410" w:type="dxa"/>
            <w:tcBorders>
              <w:bottom w:val="single" w:sz="6" w:space="0" w:color="D2D2D2"/>
            </w:tcBorders>
            <w:tcMar>
              <w:top w:w="120" w:type="dxa"/>
              <w:left w:w="0" w:type="dxa"/>
              <w:bottom w:w="120" w:type="dxa"/>
              <w:right w:w="240" w:type="dxa"/>
            </w:tcMar>
            <w:hideMark/>
          </w:tcPr>
          <w:p w14:paraId="21C2E7BB" w14:textId="77777777" w:rsidR="00216C1E" w:rsidRPr="00216C1E" w:rsidRDefault="00216C1E" w:rsidP="00E613C6">
            <w:pPr>
              <w:spacing w:after="0" w:line="330" w:lineRule="atLeast"/>
              <w:jc w:val="center"/>
              <w:rPr>
                <w:rFonts w:ascii="Arial" w:eastAsia="Times New Roman" w:hAnsi="Arial" w:cs="Arial"/>
                <w:b/>
                <w:bCs/>
                <w:sz w:val="21"/>
                <w:szCs w:val="21"/>
                <w:lang w:val="en-GB" w:eastAsia="en-GB"/>
              </w:rPr>
            </w:pPr>
            <w:r w:rsidRPr="00216C1E">
              <w:rPr>
                <w:rFonts w:ascii="Arial" w:eastAsia="Times New Roman" w:hAnsi="Arial" w:cs="Arial"/>
                <w:b/>
                <w:bCs/>
                <w:sz w:val="21"/>
                <w:szCs w:val="21"/>
                <w:lang w:val="en-GB" w:eastAsia="en-GB"/>
              </w:rPr>
              <w:t>Conversion Efficiency</w:t>
            </w:r>
          </w:p>
        </w:tc>
        <w:tc>
          <w:tcPr>
            <w:tcW w:w="2028" w:type="dxa"/>
            <w:tcBorders>
              <w:bottom w:val="single" w:sz="6" w:space="0" w:color="D2D2D2"/>
            </w:tcBorders>
            <w:tcMar>
              <w:top w:w="120" w:type="dxa"/>
              <w:left w:w="0" w:type="dxa"/>
              <w:bottom w:w="120" w:type="dxa"/>
              <w:right w:w="240" w:type="dxa"/>
            </w:tcMar>
            <w:hideMark/>
          </w:tcPr>
          <w:p w14:paraId="4D40C048" w14:textId="77777777" w:rsidR="00216C1E" w:rsidRPr="00216C1E" w:rsidRDefault="00216C1E" w:rsidP="00E613C6">
            <w:pPr>
              <w:spacing w:after="0" w:line="330" w:lineRule="atLeast"/>
              <w:jc w:val="center"/>
              <w:rPr>
                <w:rFonts w:ascii="Arial" w:eastAsia="Times New Roman" w:hAnsi="Arial" w:cs="Arial"/>
                <w:b/>
                <w:bCs/>
                <w:sz w:val="21"/>
                <w:szCs w:val="21"/>
                <w:lang w:val="en-GB" w:eastAsia="en-GB"/>
              </w:rPr>
            </w:pPr>
            <w:r w:rsidRPr="00216C1E">
              <w:rPr>
                <w:rFonts w:ascii="Arial" w:eastAsia="Times New Roman" w:hAnsi="Arial" w:cs="Arial"/>
                <w:b/>
                <w:bCs/>
                <w:sz w:val="21"/>
                <w:szCs w:val="21"/>
                <w:lang w:val="en-GB" w:eastAsia="en-GB"/>
              </w:rPr>
              <w:t>Capacity Factor (Reliability)</w:t>
            </w:r>
          </w:p>
        </w:tc>
        <w:tc>
          <w:tcPr>
            <w:tcW w:w="2117" w:type="dxa"/>
            <w:tcBorders>
              <w:bottom w:val="single" w:sz="6" w:space="0" w:color="D2D2D2"/>
            </w:tcBorders>
            <w:tcMar>
              <w:top w:w="120" w:type="dxa"/>
              <w:left w:w="0" w:type="dxa"/>
              <w:bottom w:w="120" w:type="dxa"/>
              <w:right w:w="240" w:type="dxa"/>
            </w:tcMar>
            <w:hideMark/>
          </w:tcPr>
          <w:p w14:paraId="481D71B5" w14:textId="77777777" w:rsidR="00216C1E" w:rsidRPr="00216C1E" w:rsidRDefault="00216C1E" w:rsidP="003C3757">
            <w:pPr>
              <w:spacing w:after="0" w:line="330" w:lineRule="atLeast"/>
              <w:jc w:val="center"/>
              <w:rPr>
                <w:rFonts w:ascii="Arial" w:eastAsia="Times New Roman" w:hAnsi="Arial" w:cs="Arial"/>
                <w:b/>
                <w:bCs/>
                <w:sz w:val="21"/>
                <w:szCs w:val="21"/>
                <w:lang w:val="en-GB" w:eastAsia="en-GB"/>
              </w:rPr>
            </w:pPr>
            <w:r w:rsidRPr="00216C1E">
              <w:rPr>
                <w:rFonts w:ascii="Arial" w:eastAsia="Times New Roman" w:hAnsi="Arial" w:cs="Arial"/>
                <w:b/>
                <w:bCs/>
                <w:sz w:val="21"/>
                <w:szCs w:val="21"/>
                <w:lang w:val="en-GB" w:eastAsia="en-GB"/>
              </w:rPr>
              <w:t>Energy Density/Resource</w:t>
            </w:r>
          </w:p>
        </w:tc>
        <w:tc>
          <w:tcPr>
            <w:tcW w:w="0" w:type="auto"/>
            <w:tcBorders>
              <w:bottom w:val="single" w:sz="6" w:space="0" w:color="D2D2D2"/>
            </w:tcBorders>
            <w:tcMar>
              <w:top w:w="120" w:type="dxa"/>
              <w:left w:w="0" w:type="dxa"/>
              <w:bottom w:w="120" w:type="dxa"/>
              <w:right w:w="0" w:type="dxa"/>
            </w:tcMar>
            <w:hideMark/>
          </w:tcPr>
          <w:p w14:paraId="2CA007A5" w14:textId="77777777" w:rsidR="00216C1E" w:rsidRPr="00216C1E" w:rsidRDefault="00216C1E" w:rsidP="00360890">
            <w:pPr>
              <w:spacing w:after="0" w:line="330" w:lineRule="atLeast"/>
              <w:jc w:val="center"/>
              <w:rPr>
                <w:rFonts w:ascii="Arial" w:eastAsia="Times New Roman" w:hAnsi="Arial" w:cs="Arial"/>
                <w:b/>
                <w:bCs/>
                <w:sz w:val="21"/>
                <w:szCs w:val="21"/>
                <w:lang w:val="en-GB" w:eastAsia="en-GB"/>
              </w:rPr>
            </w:pPr>
            <w:r w:rsidRPr="00216C1E">
              <w:rPr>
                <w:rFonts w:ascii="Arial" w:eastAsia="Times New Roman" w:hAnsi="Arial" w:cs="Arial"/>
                <w:b/>
                <w:bCs/>
                <w:sz w:val="21"/>
                <w:szCs w:val="21"/>
                <w:lang w:val="en-GB" w:eastAsia="en-GB"/>
              </w:rPr>
              <w:t>Main Advantage</w:t>
            </w:r>
          </w:p>
        </w:tc>
      </w:tr>
      <w:tr w:rsidR="00216C1E" w:rsidRPr="00216C1E" w14:paraId="2A500A9F" w14:textId="77777777" w:rsidTr="003C3757">
        <w:trPr>
          <w:jc w:val="center"/>
        </w:trPr>
        <w:tc>
          <w:tcPr>
            <w:tcW w:w="1091" w:type="dxa"/>
            <w:tcBorders>
              <w:bottom w:val="single" w:sz="6" w:space="0" w:color="D2D2D2"/>
            </w:tcBorders>
            <w:tcMar>
              <w:top w:w="180" w:type="dxa"/>
              <w:left w:w="0" w:type="dxa"/>
              <w:bottom w:w="180" w:type="dxa"/>
              <w:right w:w="240" w:type="dxa"/>
            </w:tcMar>
            <w:hideMark/>
          </w:tcPr>
          <w:p w14:paraId="6F99BCAF" w14:textId="77777777" w:rsidR="00216C1E" w:rsidRPr="00216C1E" w:rsidRDefault="00216C1E" w:rsidP="003106E1">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b/>
                <w:bCs/>
                <w:color w:val="0A0A0A"/>
                <w:sz w:val="21"/>
                <w:szCs w:val="21"/>
                <w:lang w:val="en-GB" w:eastAsia="en-GB"/>
              </w:rPr>
              <w:t>Nuclear</w:t>
            </w:r>
          </w:p>
        </w:tc>
        <w:tc>
          <w:tcPr>
            <w:tcW w:w="2410" w:type="dxa"/>
            <w:tcBorders>
              <w:bottom w:val="single" w:sz="6" w:space="0" w:color="D2D2D2"/>
            </w:tcBorders>
            <w:tcMar>
              <w:top w:w="180" w:type="dxa"/>
              <w:left w:w="0" w:type="dxa"/>
              <w:bottom w:w="180" w:type="dxa"/>
              <w:right w:w="240" w:type="dxa"/>
            </w:tcMar>
            <w:hideMark/>
          </w:tcPr>
          <w:p w14:paraId="54EC8F1F" w14:textId="460E8710"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18735C4A" wp14:editId="1CA833E3">
                  <wp:extent cx="9525" cy="9525"/>
                  <wp:effectExtent l="0" t="0" r="0" b="0"/>
                  <wp:docPr id="202502768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33%</w:t>
            </w:r>
            <w:r w:rsidR="004A0D94">
              <w:rPr>
                <w:rFonts w:ascii="Arial" w:eastAsia="Times New Roman" w:hAnsi="Arial" w:cs="Arial"/>
                <w:color w:val="0A0A0A"/>
                <w:szCs w:val="24"/>
                <w:lang w:val="en-GB" w:eastAsia="en-GB"/>
              </w:rPr>
              <w:t>-</w:t>
            </w:r>
            <w:r w:rsidRPr="00216C1E">
              <w:rPr>
                <w:rFonts w:ascii="Arial" w:eastAsia="Times New Roman" w:hAnsi="Arial" w:cs="Arial"/>
                <w:color w:val="0A0A0A"/>
                <w:szCs w:val="24"/>
                <w:lang w:val="en-GB" w:eastAsia="en-GB"/>
              </w:rPr>
              <w:t>50</w:t>
            </w:r>
            <w:r w:rsidR="00244B7A">
              <w:rPr>
                <w:rFonts w:ascii="Arial" w:eastAsia="Times New Roman" w:hAnsi="Arial" w:cs="Arial"/>
                <w:color w:val="0A0A0A"/>
                <w:szCs w:val="24"/>
                <w:lang w:val="en-GB" w:eastAsia="en-GB"/>
              </w:rPr>
              <w:t>%</w:t>
            </w:r>
          </w:p>
          <w:p w14:paraId="123B7EB1" w14:textId="1750FE56" w:rsidR="00216C1E" w:rsidRPr="00216C1E" w:rsidRDefault="00216C1E" w:rsidP="00E613C6">
            <w:pPr>
              <w:spacing w:after="0" w:line="330" w:lineRule="atLeast"/>
              <w:jc w:val="center"/>
              <w:rPr>
                <w:rFonts w:ascii="Arial" w:eastAsia="Times New Roman" w:hAnsi="Arial" w:cs="Arial"/>
                <w:color w:val="0A0A0A"/>
                <w:szCs w:val="24"/>
                <w:lang w:val="en-GB" w:eastAsia="en-GB"/>
              </w:rPr>
            </w:pPr>
          </w:p>
        </w:tc>
        <w:tc>
          <w:tcPr>
            <w:tcW w:w="2028" w:type="dxa"/>
            <w:tcBorders>
              <w:bottom w:val="single" w:sz="6" w:space="0" w:color="D2D2D2"/>
            </w:tcBorders>
            <w:tcMar>
              <w:top w:w="180" w:type="dxa"/>
              <w:left w:w="0" w:type="dxa"/>
              <w:bottom w:w="180" w:type="dxa"/>
              <w:right w:w="240" w:type="dxa"/>
            </w:tcMar>
            <w:hideMark/>
          </w:tcPr>
          <w:p w14:paraId="0B59D2EC" w14:textId="106AF600" w:rsidR="00216C1E" w:rsidRPr="00216C1E" w:rsidRDefault="00216C1E" w:rsidP="00E613C6">
            <w:pPr>
              <w:spacing w:after="0" w:line="330" w:lineRule="atLeast"/>
              <w:jc w:val="center"/>
              <w:rPr>
                <w:rFonts w:ascii="Times New Roman" w:eastAsia="Times New Roman" w:hAnsi="Times New Roman" w:cs="Times New Roman"/>
                <w:szCs w:val="24"/>
                <w:lang w:val="en-GB" w:eastAsia="en-GB"/>
              </w:rPr>
            </w:pPr>
            <w:r w:rsidRPr="00216C1E">
              <w:rPr>
                <w:rFonts w:ascii="Arial" w:eastAsia="Times New Roman" w:hAnsi="Arial" w:cs="Arial"/>
                <w:color w:val="0A0A0A"/>
                <w:sz w:val="21"/>
                <w:szCs w:val="21"/>
                <w:lang w:val="en-GB" w:eastAsia="en-GB"/>
              </w:rPr>
              <w:t>Very High (</w:t>
            </w:r>
            <w:r w:rsidR="0035668F">
              <w:rPr>
                <w:rFonts w:ascii="Arial" w:eastAsia="Times New Roman" w:hAnsi="Arial" w:cs="Arial"/>
                <w:color w:val="0A0A0A"/>
                <w:szCs w:val="21"/>
                <w:lang w:val="en-GB" w:eastAsia="en-GB"/>
              </w:rPr>
              <w:t>&gt;</w:t>
            </w:r>
            <w:r w:rsidRPr="00216C1E">
              <w:rPr>
                <w:rFonts w:ascii="Arial" w:eastAsia="Times New Roman" w:hAnsi="Arial" w:cs="Arial"/>
                <w:color w:val="0A0A0A"/>
                <w:szCs w:val="24"/>
                <w:lang w:val="en-GB" w:eastAsia="en-GB"/>
              </w:rPr>
              <w:t>90</w:t>
            </w:r>
            <w:r w:rsidR="0035668F">
              <w:rPr>
                <w:rFonts w:ascii="Arial" w:eastAsia="Times New Roman" w:hAnsi="Arial" w:cs="Arial"/>
                <w:color w:val="0A0A0A"/>
                <w:szCs w:val="24"/>
                <w:lang w:val="en-GB" w:eastAsia="en-GB"/>
              </w:rPr>
              <w:t>%)</w:t>
            </w:r>
          </w:p>
          <w:p w14:paraId="079241EB" w14:textId="406CB37F" w:rsidR="00216C1E" w:rsidRPr="0035668F"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5CF403F0" wp14:editId="1847ED80">
                  <wp:extent cx="9525" cy="9525"/>
                  <wp:effectExtent l="0" t="0" r="0" b="0"/>
                  <wp:docPr id="210812719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2117" w:type="dxa"/>
            <w:tcBorders>
              <w:bottom w:val="single" w:sz="6" w:space="0" w:color="D2D2D2"/>
            </w:tcBorders>
            <w:tcMar>
              <w:top w:w="180" w:type="dxa"/>
              <w:left w:w="0" w:type="dxa"/>
              <w:bottom w:w="180" w:type="dxa"/>
              <w:right w:w="240" w:type="dxa"/>
            </w:tcMar>
            <w:hideMark/>
          </w:tcPr>
          <w:p w14:paraId="10F7975C" w14:textId="77777777" w:rsidR="00216C1E" w:rsidRPr="00216C1E" w:rsidRDefault="00216C1E" w:rsidP="003C3757">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Extremely High</w:t>
            </w:r>
          </w:p>
        </w:tc>
        <w:tc>
          <w:tcPr>
            <w:tcW w:w="0" w:type="auto"/>
            <w:tcBorders>
              <w:bottom w:val="single" w:sz="6" w:space="0" w:color="D2D2D2"/>
            </w:tcBorders>
            <w:tcMar>
              <w:top w:w="180" w:type="dxa"/>
              <w:left w:w="0" w:type="dxa"/>
              <w:bottom w:w="180" w:type="dxa"/>
              <w:right w:w="0" w:type="dxa"/>
            </w:tcMar>
            <w:hideMark/>
          </w:tcPr>
          <w:p w14:paraId="057666BD" w14:textId="77777777" w:rsidR="00216C1E" w:rsidRPr="00216C1E" w:rsidRDefault="00216C1E" w:rsidP="00360890">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High reliability, zero emissions.</w:t>
            </w:r>
          </w:p>
        </w:tc>
      </w:tr>
      <w:tr w:rsidR="00216C1E" w:rsidRPr="00216C1E" w14:paraId="25401E89" w14:textId="77777777" w:rsidTr="003C3757">
        <w:trPr>
          <w:jc w:val="center"/>
        </w:trPr>
        <w:tc>
          <w:tcPr>
            <w:tcW w:w="1091" w:type="dxa"/>
            <w:tcBorders>
              <w:bottom w:val="single" w:sz="6" w:space="0" w:color="D2D2D2"/>
            </w:tcBorders>
            <w:tcMar>
              <w:top w:w="180" w:type="dxa"/>
              <w:left w:w="0" w:type="dxa"/>
              <w:bottom w:w="180" w:type="dxa"/>
              <w:right w:w="240" w:type="dxa"/>
            </w:tcMar>
            <w:hideMark/>
          </w:tcPr>
          <w:p w14:paraId="5BB444CF" w14:textId="77777777" w:rsidR="00216C1E" w:rsidRPr="00216C1E" w:rsidRDefault="00216C1E" w:rsidP="003106E1">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b/>
                <w:bCs/>
                <w:color w:val="0A0A0A"/>
                <w:sz w:val="21"/>
                <w:szCs w:val="21"/>
                <w:lang w:val="en-GB" w:eastAsia="en-GB"/>
              </w:rPr>
              <w:t>Wind</w:t>
            </w:r>
          </w:p>
        </w:tc>
        <w:tc>
          <w:tcPr>
            <w:tcW w:w="2410" w:type="dxa"/>
            <w:tcBorders>
              <w:bottom w:val="single" w:sz="6" w:space="0" w:color="D2D2D2"/>
            </w:tcBorders>
            <w:tcMar>
              <w:top w:w="180" w:type="dxa"/>
              <w:left w:w="0" w:type="dxa"/>
              <w:bottom w:w="180" w:type="dxa"/>
              <w:right w:w="240" w:type="dxa"/>
            </w:tcMar>
            <w:hideMark/>
          </w:tcPr>
          <w:p w14:paraId="2DC0AB3E" w14:textId="76947CC9"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1A6EFCC7" wp14:editId="2EE41764">
                  <wp:extent cx="9525" cy="9525"/>
                  <wp:effectExtent l="0" t="0" r="0" b="0"/>
                  <wp:docPr id="18893841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40</w:t>
            </w:r>
            <w:r w:rsidR="00F1280A">
              <w:rPr>
                <w:rFonts w:ascii="Arial" w:eastAsia="Times New Roman" w:hAnsi="Arial" w:cs="Arial"/>
                <w:color w:val="0A0A0A"/>
                <w:szCs w:val="24"/>
                <w:lang w:val="en-GB" w:eastAsia="en-GB"/>
              </w:rPr>
              <w:t>%–</w:t>
            </w:r>
            <w:r w:rsidR="00235135">
              <w:rPr>
                <w:rFonts w:ascii="Arial" w:eastAsia="Times New Roman" w:hAnsi="Arial" w:cs="Arial"/>
                <w:color w:val="0A0A0A"/>
                <w:szCs w:val="24"/>
                <w:lang w:val="en-GB" w:eastAsia="en-GB"/>
              </w:rPr>
              <w:t>59 %</w:t>
            </w:r>
          </w:p>
          <w:p w14:paraId="7874B7E9" w14:textId="034FB232" w:rsidR="00216C1E" w:rsidRPr="00216C1E" w:rsidRDefault="00216C1E" w:rsidP="00E613C6">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noProof/>
                <w:color w:val="0A0A0A"/>
                <w:szCs w:val="24"/>
                <w:lang w:val="en-GB" w:eastAsia="en-GB"/>
              </w:rPr>
              <w:drawing>
                <wp:inline distT="0" distB="0" distL="0" distR="0" wp14:anchorId="7F621A89" wp14:editId="71A0F759">
                  <wp:extent cx="9525" cy="9525"/>
                  <wp:effectExtent l="0" t="0" r="0" b="0"/>
                  <wp:docPr id="19430399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noProof/>
                <w:color w:val="0A0A0A"/>
                <w:szCs w:val="24"/>
                <w:lang w:val="en-GB" w:eastAsia="en-GB"/>
              </w:rPr>
              <w:drawing>
                <wp:inline distT="0" distB="0" distL="0" distR="0" wp14:anchorId="473DFBA8" wp14:editId="2FEC2C48">
                  <wp:extent cx="9525" cy="9525"/>
                  <wp:effectExtent l="0" t="0" r="0" b="0"/>
                  <wp:docPr id="162856177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 w:val="21"/>
                <w:szCs w:val="21"/>
                <w:lang w:val="en-GB" w:eastAsia="en-GB"/>
              </w:rPr>
              <w:t>(Betz Limit)</w:t>
            </w:r>
          </w:p>
        </w:tc>
        <w:tc>
          <w:tcPr>
            <w:tcW w:w="2028" w:type="dxa"/>
            <w:tcBorders>
              <w:bottom w:val="single" w:sz="6" w:space="0" w:color="D2D2D2"/>
            </w:tcBorders>
            <w:tcMar>
              <w:top w:w="180" w:type="dxa"/>
              <w:left w:w="0" w:type="dxa"/>
              <w:bottom w:w="180" w:type="dxa"/>
              <w:right w:w="240" w:type="dxa"/>
            </w:tcMar>
            <w:hideMark/>
          </w:tcPr>
          <w:p w14:paraId="30C06E64" w14:textId="4D6C2367" w:rsidR="00216C1E" w:rsidRPr="00216C1E" w:rsidRDefault="00216C1E" w:rsidP="00E613C6">
            <w:pPr>
              <w:spacing w:after="0" w:line="330" w:lineRule="atLeast"/>
              <w:jc w:val="center"/>
              <w:rPr>
                <w:rFonts w:ascii="Times New Roman" w:eastAsia="Times New Roman" w:hAnsi="Times New Roman" w:cs="Times New Roman"/>
                <w:szCs w:val="24"/>
                <w:lang w:val="en-GB" w:eastAsia="en-GB"/>
              </w:rPr>
            </w:pPr>
            <w:r w:rsidRPr="00216C1E">
              <w:rPr>
                <w:rFonts w:ascii="Arial" w:eastAsia="Times New Roman" w:hAnsi="Arial" w:cs="Arial"/>
                <w:color w:val="0A0A0A"/>
                <w:sz w:val="21"/>
                <w:szCs w:val="21"/>
                <w:lang w:val="en-GB" w:eastAsia="en-GB"/>
              </w:rPr>
              <w:t>Medium</w:t>
            </w:r>
          </w:p>
          <w:p w14:paraId="1D0488D8" w14:textId="3C7B1F08" w:rsidR="00216C1E" w:rsidRPr="007206B2" w:rsidRDefault="00216C1E" w:rsidP="00E613C6">
            <w:pPr>
              <w:spacing w:after="0" w:line="330" w:lineRule="atLeast"/>
              <w:jc w:val="center"/>
              <w:rPr>
                <w:rFonts w:ascii="Times New Roman" w:eastAsia="Times New Roman" w:hAnsi="Times New Roman" w:cs="Times New Roman"/>
                <w:szCs w:val="24"/>
                <w:lang w:val="en-GB" w:eastAsia="en-GB"/>
              </w:rPr>
            </w:pPr>
            <w:r w:rsidRPr="00216C1E">
              <w:rPr>
                <w:rFonts w:ascii="Arial" w:eastAsia="Times New Roman" w:hAnsi="Arial" w:cs="Arial"/>
                <w:noProof/>
                <w:color w:val="0A0A0A"/>
                <w:szCs w:val="24"/>
                <w:lang w:val="en-GB" w:eastAsia="en-GB"/>
              </w:rPr>
              <w:drawing>
                <wp:inline distT="0" distB="0" distL="0" distR="0" wp14:anchorId="3C0A246E" wp14:editId="6C246740">
                  <wp:extent cx="9525" cy="9525"/>
                  <wp:effectExtent l="0" t="0" r="0" b="0"/>
                  <wp:docPr id="53113167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30</w:t>
            </w:r>
            <w:r w:rsidR="007206B2">
              <w:rPr>
                <w:rFonts w:ascii="Arial" w:eastAsia="Times New Roman" w:hAnsi="Arial" w:cs="Arial"/>
                <w:color w:val="0A0A0A"/>
                <w:szCs w:val="24"/>
                <w:lang w:val="en-GB" w:eastAsia="en-GB"/>
              </w:rPr>
              <w:t>%–5</w:t>
            </w:r>
            <w:r w:rsidRPr="00216C1E">
              <w:rPr>
                <w:rFonts w:ascii="Arial" w:eastAsia="Times New Roman" w:hAnsi="Arial" w:cs="Arial"/>
                <w:color w:val="0A0A0A"/>
                <w:szCs w:val="24"/>
                <w:lang w:val="en-GB" w:eastAsia="en-GB"/>
              </w:rPr>
              <w:t>0</w:t>
            </w:r>
            <w:r w:rsidR="000D11AE">
              <w:rPr>
                <w:rFonts w:ascii="Arial" w:eastAsia="Times New Roman" w:hAnsi="Arial" w:cs="Arial"/>
                <w:color w:val="0A0A0A"/>
                <w:szCs w:val="24"/>
                <w:lang w:val="en-GB" w:eastAsia="en-GB"/>
              </w:rPr>
              <w:t>%</w:t>
            </w:r>
          </w:p>
        </w:tc>
        <w:tc>
          <w:tcPr>
            <w:tcW w:w="2117" w:type="dxa"/>
            <w:tcBorders>
              <w:bottom w:val="single" w:sz="6" w:space="0" w:color="D2D2D2"/>
            </w:tcBorders>
            <w:tcMar>
              <w:top w:w="180" w:type="dxa"/>
              <w:left w:w="0" w:type="dxa"/>
              <w:bottom w:w="180" w:type="dxa"/>
              <w:right w:w="240" w:type="dxa"/>
            </w:tcMar>
            <w:hideMark/>
          </w:tcPr>
          <w:p w14:paraId="520290CC" w14:textId="77777777" w:rsidR="00216C1E" w:rsidRPr="00216C1E" w:rsidRDefault="00216C1E" w:rsidP="003C3757">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Medium</w:t>
            </w:r>
          </w:p>
        </w:tc>
        <w:tc>
          <w:tcPr>
            <w:tcW w:w="0" w:type="auto"/>
            <w:tcBorders>
              <w:bottom w:val="single" w:sz="6" w:space="0" w:color="D2D2D2"/>
            </w:tcBorders>
            <w:tcMar>
              <w:top w:w="180" w:type="dxa"/>
              <w:left w:w="0" w:type="dxa"/>
              <w:bottom w:w="180" w:type="dxa"/>
              <w:right w:w="0" w:type="dxa"/>
            </w:tcMar>
            <w:hideMark/>
          </w:tcPr>
          <w:p w14:paraId="4779C324" w14:textId="77777777" w:rsidR="00216C1E" w:rsidRPr="00216C1E" w:rsidRDefault="00216C1E" w:rsidP="00360890">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High conversion efficiency, low cost.</w:t>
            </w:r>
          </w:p>
        </w:tc>
      </w:tr>
      <w:tr w:rsidR="00216C1E" w:rsidRPr="00216C1E" w14:paraId="01FC2C24" w14:textId="77777777" w:rsidTr="003C3757">
        <w:trPr>
          <w:jc w:val="center"/>
        </w:trPr>
        <w:tc>
          <w:tcPr>
            <w:tcW w:w="1091" w:type="dxa"/>
            <w:tcBorders>
              <w:bottom w:val="single" w:sz="6" w:space="0" w:color="D2D2D2"/>
            </w:tcBorders>
            <w:tcMar>
              <w:top w:w="180" w:type="dxa"/>
              <w:left w:w="0" w:type="dxa"/>
              <w:bottom w:w="180" w:type="dxa"/>
              <w:right w:w="240" w:type="dxa"/>
            </w:tcMar>
            <w:hideMark/>
          </w:tcPr>
          <w:p w14:paraId="27E03B2C" w14:textId="77777777" w:rsidR="00216C1E" w:rsidRPr="00216C1E" w:rsidRDefault="00216C1E" w:rsidP="003106E1">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b/>
                <w:bCs/>
                <w:color w:val="0A0A0A"/>
                <w:sz w:val="21"/>
                <w:szCs w:val="21"/>
                <w:lang w:val="en-GB" w:eastAsia="en-GB"/>
              </w:rPr>
              <w:t>Solar (PV)</w:t>
            </w:r>
          </w:p>
        </w:tc>
        <w:tc>
          <w:tcPr>
            <w:tcW w:w="2410" w:type="dxa"/>
            <w:tcBorders>
              <w:bottom w:val="single" w:sz="6" w:space="0" w:color="D2D2D2"/>
            </w:tcBorders>
            <w:tcMar>
              <w:top w:w="180" w:type="dxa"/>
              <w:left w:w="0" w:type="dxa"/>
              <w:bottom w:w="180" w:type="dxa"/>
              <w:right w:w="240" w:type="dxa"/>
            </w:tcMar>
            <w:hideMark/>
          </w:tcPr>
          <w:p w14:paraId="604AD2CF" w14:textId="4979DDA6"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62158D9C" wp14:editId="6FE674B5">
                  <wp:extent cx="9525" cy="9525"/>
                  <wp:effectExtent l="0" t="0" r="0" b="0"/>
                  <wp:docPr id="12531919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15</w:t>
            </w:r>
            <w:r w:rsidR="007206B2">
              <w:rPr>
                <w:rFonts w:ascii="Arial" w:eastAsia="Times New Roman" w:hAnsi="Arial" w:cs="Arial"/>
                <w:color w:val="0A0A0A"/>
                <w:szCs w:val="24"/>
                <w:lang w:val="en-GB" w:eastAsia="en-GB"/>
              </w:rPr>
              <w:t>%</w:t>
            </w:r>
            <w:r w:rsidR="0031533F">
              <w:rPr>
                <w:rFonts w:ascii="Arial" w:eastAsia="Times New Roman" w:hAnsi="Arial" w:cs="Arial"/>
                <w:color w:val="0A0A0A"/>
                <w:szCs w:val="24"/>
                <w:lang w:val="en-GB" w:eastAsia="en-GB"/>
              </w:rPr>
              <w:t>–23%</w:t>
            </w:r>
          </w:p>
          <w:p w14:paraId="7F802CD6" w14:textId="48971683" w:rsidR="00216C1E" w:rsidRPr="00216C1E" w:rsidRDefault="00216C1E" w:rsidP="00E613C6">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noProof/>
                <w:color w:val="0A0A0A"/>
                <w:szCs w:val="24"/>
                <w:lang w:val="en-GB" w:eastAsia="en-GB"/>
              </w:rPr>
              <w:drawing>
                <wp:inline distT="0" distB="0" distL="0" distR="0" wp14:anchorId="77183830" wp14:editId="773093FA">
                  <wp:extent cx="9525" cy="9525"/>
                  <wp:effectExtent l="0" t="0" r="0" b="0"/>
                  <wp:docPr id="116285652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noProof/>
                <w:color w:val="0A0A0A"/>
                <w:szCs w:val="24"/>
                <w:lang w:val="en-GB" w:eastAsia="en-GB"/>
              </w:rPr>
              <w:drawing>
                <wp:inline distT="0" distB="0" distL="0" distR="0" wp14:anchorId="6D40918B" wp14:editId="5045659F">
                  <wp:extent cx="9525" cy="9525"/>
                  <wp:effectExtent l="0" t="0" r="0" b="0"/>
                  <wp:docPr id="20367680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 w:val="21"/>
                <w:szCs w:val="21"/>
                <w:lang w:val="en-GB" w:eastAsia="en-GB"/>
              </w:rPr>
              <w:t>(Commercial)</w:t>
            </w:r>
          </w:p>
        </w:tc>
        <w:tc>
          <w:tcPr>
            <w:tcW w:w="2028" w:type="dxa"/>
            <w:tcBorders>
              <w:bottom w:val="single" w:sz="6" w:space="0" w:color="D2D2D2"/>
            </w:tcBorders>
            <w:tcMar>
              <w:top w:w="180" w:type="dxa"/>
              <w:left w:w="0" w:type="dxa"/>
              <w:bottom w:w="180" w:type="dxa"/>
              <w:right w:w="240" w:type="dxa"/>
            </w:tcMar>
            <w:hideMark/>
          </w:tcPr>
          <w:p w14:paraId="7D6B7E25" w14:textId="416B2015" w:rsidR="00216C1E" w:rsidRPr="007A163B" w:rsidRDefault="00216C1E" w:rsidP="00E613C6">
            <w:pPr>
              <w:spacing w:after="0" w:line="330" w:lineRule="atLeast"/>
              <w:jc w:val="center"/>
              <w:rPr>
                <w:rFonts w:ascii="Times New Roman" w:eastAsia="Times New Roman" w:hAnsi="Times New Roman" w:cs="Times New Roman"/>
                <w:szCs w:val="24"/>
                <w:lang w:val="en-GB" w:eastAsia="en-GB"/>
              </w:rPr>
            </w:pPr>
            <w:r w:rsidRPr="00216C1E">
              <w:rPr>
                <w:rFonts w:ascii="Arial" w:eastAsia="Times New Roman" w:hAnsi="Arial" w:cs="Arial"/>
                <w:color w:val="0A0A0A"/>
                <w:sz w:val="21"/>
                <w:szCs w:val="21"/>
                <w:lang w:val="en-GB" w:eastAsia="en-GB"/>
              </w:rPr>
              <w:t>Low (</w:t>
            </w:r>
            <w:r w:rsidRPr="00216C1E">
              <w:rPr>
                <w:rFonts w:ascii="Arial" w:eastAsia="Times New Roman" w:hAnsi="Arial" w:cs="Arial"/>
                <w:color w:val="0A0A0A"/>
                <w:szCs w:val="24"/>
                <w:lang w:val="en-GB" w:eastAsia="en-GB"/>
              </w:rPr>
              <w:t>10%</w:t>
            </w:r>
            <w:r w:rsidR="00380E77">
              <w:rPr>
                <w:rFonts w:ascii="Arial" w:eastAsia="Times New Roman" w:hAnsi="Arial" w:cs="Arial"/>
                <w:color w:val="0A0A0A"/>
                <w:szCs w:val="24"/>
                <w:lang w:val="en-GB" w:eastAsia="en-GB"/>
              </w:rPr>
              <w:t>–25%)</w:t>
            </w:r>
          </w:p>
          <w:p w14:paraId="1FD33F97" w14:textId="77777777"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2CBABF58" wp14:editId="134B6A90">
                  <wp:extent cx="9525" cy="9525"/>
                  <wp:effectExtent l="0" t="0" r="0" b="0"/>
                  <wp:docPr id="446944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63B37C9" w14:textId="4F289C09" w:rsidR="00216C1E" w:rsidRPr="00216C1E" w:rsidRDefault="00216C1E" w:rsidP="00E613C6">
            <w:pPr>
              <w:spacing w:after="0" w:line="330" w:lineRule="atLeast"/>
              <w:jc w:val="center"/>
              <w:rPr>
                <w:rFonts w:ascii="Arial" w:eastAsia="Times New Roman" w:hAnsi="Arial" w:cs="Arial"/>
                <w:color w:val="0A0A0A"/>
                <w:szCs w:val="24"/>
                <w:lang w:val="en-GB" w:eastAsia="en-GB"/>
              </w:rPr>
            </w:pPr>
          </w:p>
          <w:p w14:paraId="793E3AF4" w14:textId="05B43069" w:rsidR="00216C1E" w:rsidRPr="00380E77"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2353AD90" wp14:editId="5C362F9F">
                  <wp:extent cx="9525" cy="9525"/>
                  <wp:effectExtent l="0" t="0" r="0" b="0"/>
                  <wp:docPr id="16380515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2117" w:type="dxa"/>
            <w:tcBorders>
              <w:bottom w:val="single" w:sz="6" w:space="0" w:color="D2D2D2"/>
            </w:tcBorders>
            <w:tcMar>
              <w:top w:w="180" w:type="dxa"/>
              <w:left w:w="0" w:type="dxa"/>
              <w:bottom w:w="180" w:type="dxa"/>
              <w:right w:w="240" w:type="dxa"/>
            </w:tcMar>
            <w:hideMark/>
          </w:tcPr>
          <w:p w14:paraId="6368997A" w14:textId="77777777" w:rsidR="00216C1E" w:rsidRPr="00216C1E" w:rsidRDefault="00216C1E" w:rsidP="003C3757">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High (Sunshine)</w:t>
            </w:r>
          </w:p>
        </w:tc>
        <w:tc>
          <w:tcPr>
            <w:tcW w:w="0" w:type="auto"/>
            <w:tcBorders>
              <w:bottom w:val="single" w:sz="6" w:space="0" w:color="D2D2D2"/>
            </w:tcBorders>
            <w:tcMar>
              <w:top w:w="180" w:type="dxa"/>
              <w:left w:w="0" w:type="dxa"/>
              <w:bottom w:w="180" w:type="dxa"/>
              <w:right w:w="0" w:type="dxa"/>
            </w:tcMar>
            <w:hideMark/>
          </w:tcPr>
          <w:p w14:paraId="3ED4BA4F" w14:textId="77777777" w:rsidR="00216C1E" w:rsidRPr="00216C1E" w:rsidRDefault="00216C1E" w:rsidP="00360890">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Unlimited fuel, low maintenance.</w:t>
            </w:r>
          </w:p>
        </w:tc>
      </w:tr>
      <w:tr w:rsidR="00216C1E" w:rsidRPr="00216C1E" w14:paraId="636DCF9A" w14:textId="77777777" w:rsidTr="003C3757">
        <w:trPr>
          <w:jc w:val="center"/>
        </w:trPr>
        <w:tc>
          <w:tcPr>
            <w:tcW w:w="1091" w:type="dxa"/>
            <w:tcBorders>
              <w:bottom w:val="single" w:sz="6" w:space="0" w:color="D2D2D2"/>
            </w:tcBorders>
            <w:tcMar>
              <w:top w:w="180" w:type="dxa"/>
              <w:left w:w="0" w:type="dxa"/>
              <w:bottom w:w="180" w:type="dxa"/>
              <w:right w:w="240" w:type="dxa"/>
            </w:tcMar>
            <w:hideMark/>
          </w:tcPr>
          <w:p w14:paraId="42360079" w14:textId="77777777" w:rsidR="00216C1E" w:rsidRPr="00216C1E" w:rsidRDefault="00216C1E" w:rsidP="003106E1">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b/>
                <w:bCs/>
                <w:color w:val="0A0A0A"/>
                <w:sz w:val="21"/>
                <w:szCs w:val="21"/>
                <w:lang w:val="en-GB" w:eastAsia="en-GB"/>
              </w:rPr>
              <w:t>Hydro</w:t>
            </w:r>
          </w:p>
        </w:tc>
        <w:tc>
          <w:tcPr>
            <w:tcW w:w="2410" w:type="dxa"/>
            <w:tcBorders>
              <w:bottom w:val="single" w:sz="6" w:space="0" w:color="D2D2D2"/>
            </w:tcBorders>
            <w:tcMar>
              <w:top w:w="180" w:type="dxa"/>
              <w:left w:w="0" w:type="dxa"/>
              <w:bottom w:w="180" w:type="dxa"/>
              <w:right w:w="240" w:type="dxa"/>
            </w:tcMar>
            <w:hideMark/>
          </w:tcPr>
          <w:p w14:paraId="2CBCFFEC" w14:textId="5FEC8C36"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25CDDD73" wp14:editId="65B553D3">
                  <wp:extent cx="9525" cy="9525"/>
                  <wp:effectExtent l="0" t="0" r="0" b="0"/>
                  <wp:docPr id="18868901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80</w:t>
            </w:r>
            <w:r w:rsidR="0035668F">
              <w:rPr>
                <w:rFonts w:ascii="Arial" w:eastAsia="Times New Roman" w:hAnsi="Arial" w:cs="Arial"/>
                <w:color w:val="0A0A0A"/>
                <w:szCs w:val="24"/>
                <w:lang w:val="en-GB" w:eastAsia="en-GB"/>
              </w:rPr>
              <w:t>%-90%</w:t>
            </w:r>
          </w:p>
          <w:p w14:paraId="69B2C2AB" w14:textId="69AE5FEF"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785DB7B1" wp14:editId="3E5CECAC">
                  <wp:extent cx="9525" cy="9525"/>
                  <wp:effectExtent l="0" t="0" r="0" b="0"/>
                  <wp:docPr id="15653888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78FBE2B" w14:textId="770DDB98"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0DF06791" wp14:editId="5AC1DA6D">
                  <wp:extent cx="9525" cy="9525"/>
                  <wp:effectExtent l="0" t="0" r="0" b="0"/>
                  <wp:docPr id="18361363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noProof/>
                <w:color w:val="0A0A0A"/>
                <w:szCs w:val="24"/>
                <w:lang w:val="en-GB" w:eastAsia="en-GB"/>
              </w:rPr>
              <w:drawing>
                <wp:inline distT="0" distB="0" distL="0" distR="0" wp14:anchorId="59E55CA4" wp14:editId="4F1FDFA3">
                  <wp:extent cx="9525" cy="9525"/>
                  <wp:effectExtent l="0" t="0" r="0" b="0"/>
                  <wp:docPr id="4537864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07F67CB" w14:textId="0620D1C8" w:rsidR="00216C1E" w:rsidRPr="00216C1E" w:rsidRDefault="00216C1E" w:rsidP="00E613C6">
            <w:pPr>
              <w:spacing w:after="0" w:line="330" w:lineRule="atLeast"/>
              <w:jc w:val="center"/>
              <w:rPr>
                <w:rFonts w:ascii="Arial" w:eastAsia="Times New Roman" w:hAnsi="Arial" w:cs="Arial"/>
                <w:color w:val="0A0A0A"/>
                <w:szCs w:val="24"/>
                <w:lang w:val="en-GB" w:eastAsia="en-GB"/>
              </w:rPr>
            </w:pPr>
          </w:p>
        </w:tc>
        <w:tc>
          <w:tcPr>
            <w:tcW w:w="2028" w:type="dxa"/>
            <w:tcBorders>
              <w:bottom w:val="single" w:sz="6" w:space="0" w:color="D2D2D2"/>
            </w:tcBorders>
            <w:tcMar>
              <w:top w:w="180" w:type="dxa"/>
              <w:left w:w="0" w:type="dxa"/>
              <w:bottom w:w="180" w:type="dxa"/>
              <w:right w:w="240" w:type="dxa"/>
            </w:tcMar>
            <w:hideMark/>
          </w:tcPr>
          <w:p w14:paraId="23655F55" w14:textId="3DDBD6D0" w:rsidR="00216C1E" w:rsidRPr="0003621D" w:rsidRDefault="00216C1E" w:rsidP="00E613C6">
            <w:pPr>
              <w:spacing w:after="0" w:line="330" w:lineRule="atLeast"/>
              <w:jc w:val="center"/>
              <w:rPr>
                <w:rFonts w:ascii="Times New Roman" w:eastAsia="Times New Roman" w:hAnsi="Times New Roman" w:cs="Times New Roman"/>
                <w:szCs w:val="24"/>
                <w:lang w:val="en-GB" w:eastAsia="en-GB"/>
              </w:rPr>
            </w:pPr>
            <w:r w:rsidRPr="00216C1E">
              <w:rPr>
                <w:rFonts w:ascii="Arial" w:eastAsia="Times New Roman" w:hAnsi="Arial" w:cs="Arial"/>
                <w:color w:val="0A0A0A"/>
                <w:sz w:val="21"/>
                <w:szCs w:val="21"/>
                <w:lang w:val="en-GB" w:eastAsia="en-GB"/>
              </w:rPr>
              <w:t>High (</w:t>
            </w:r>
            <w:r w:rsidR="0003621D">
              <w:rPr>
                <w:rFonts w:ascii="Arial" w:eastAsia="Times New Roman" w:hAnsi="Arial" w:cs="Arial"/>
                <w:color w:val="0A0A0A"/>
                <w:szCs w:val="21"/>
                <w:lang w:val="en-GB" w:eastAsia="en-GB"/>
              </w:rPr>
              <w:t>40%</w:t>
            </w:r>
            <w:r w:rsidR="00F90146">
              <w:rPr>
                <w:rFonts w:ascii="Arial" w:eastAsia="Times New Roman" w:hAnsi="Arial" w:cs="Arial"/>
                <w:color w:val="0A0A0A"/>
                <w:szCs w:val="21"/>
                <w:lang w:val="en-GB" w:eastAsia="en-GB"/>
              </w:rPr>
              <w:t>–60%)</w:t>
            </w:r>
          </w:p>
          <w:p w14:paraId="03071500" w14:textId="77777777"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5A3A18CD" wp14:editId="01D649F1">
                  <wp:extent cx="9525" cy="9525"/>
                  <wp:effectExtent l="0" t="0" r="0" b="0"/>
                  <wp:docPr id="14946002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448D66B" w14:textId="0EB3173F" w:rsidR="00216C1E" w:rsidRPr="00216C1E" w:rsidRDefault="00216C1E" w:rsidP="00E613C6">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noProof/>
                <w:color w:val="0A0A0A"/>
                <w:szCs w:val="24"/>
                <w:lang w:val="en-GB" w:eastAsia="en-GB"/>
              </w:rPr>
              <w:drawing>
                <wp:inline distT="0" distB="0" distL="0" distR="0" wp14:anchorId="14DF5162" wp14:editId="5641E43C">
                  <wp:extent cx="9525" cy="9525"/>
                  <wp:effectExtent l="0" t="0" r="0" b="0"/>
                  <wp:docPr id="18672118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2117" w:type="dxa"/>
            <w:tcBorders>
              <w:bottom w:val="single" w:sz="6" w:space="0" w:color="D2D2D2"/>
            </w:tcBorders>
            <w:tcMar>
              <w:top w:w="180" w:type="dxa"/>
              <w:left w:w="0" w:type="dxa"/>
              <w:bottom w:w="180" w:type="dxa"/>
              <w:right w:w="240" w:type="dxa"/>
            </w:tcMar>
            <w:hideMark/>
          </w:tcPr>
          <w:p w14:paraId="2956CDF8" w14:textId="77777777" w:rsidR="00216C1E" w:rsidRPr="00216C1E" w:rsidRDefault="00216C1E" w:rsidP="003C3757">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High</w:t>
            </w:r>
          </w:p>
        </w:tc>
        <w:tc>
          <w:tcPr>
            <w:tcW w:w="0" w:type="auto"/>
            <w:tcBorders>
              <w:bottom w:val="single" w:sz="6" w:space="0" w:color="D2D2D2"/>
            </w:tcBorders>
            <w:tcMar>
              <w:top w:w="180" w:type="dxa"/>
              <w:left w:w="0" w:type="dxa"/>
              <w:bottom w:w="180" w:type="dxa"/>
              <w:right w:w="0" w:type="dxa"/>
            </w:tcMar>
            <w:hideMark/>
          </w:tcPr>
          <w:p w14:paraId="022869C1" w14:textId="77777777" w:rsidR="00216C1E" w:rsidRPr="00216C1E" w:rsidRDefault="00216C1E" w:rsidP="00360890">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 xml:space="preserve">Reliable, </w:t>
            </w:r>
            <w:proofErr w:type="spellStart"/>
            <w:r w:rsidRPr="00216C1E">
              <w:rPr>
                <w:rFonts w:ascii="Arial" w:eastAsia="Times New Roman" w:hAnsi="Arial" w:cs="Arial"/>
                <w:color w:val="0A0A0A"/>
                <w:sz w:val="21"/>
                <w:szCs w:val="21"/>
                <w:lang w:val="en-GB" w:eastAsia="en-GB"/>
              </w:rPr>
              <w:t>dispatchable</w:t>
            </w:r>
            <w:proofErr w:type="spellEnd"/>
            <w:r w:rsidRPr="00216C1E">
              <w:rPr>
                <w:rFonts w:ascii="Arial" w:eastAsia="Times New Roman" w:hAnsi="Arial" w:cs="Arial"/>
                <w:color w:val="0A0A0A"/>
                <w:sz w:val="21"/>
                <w:szCs w:val="21"/>
                <w:lang w:val="en-GB" w:eastAsia="en-GB"/>
              </w:rPr>
              <w:t>, long life.</w:t>
            </w:r>
          </w:p>
        </w:tc>
      </w:tr>
      <w:tr w:rsidR="00216C1E" w:rsidRPr="00216C1E" w14:paraId="74326FA6" w14:textId="77777777" w:rsidTr="003C3757">
        <w:trPr>
          <w:jc w:val="center"/>
        </w:trPr>
        <w:tc>
          <w:tcPr>
            <w:tcW w:w="1091" w:type="dxa"/>
            <w:tcBorders>
              <w:bottom w:val="single" w:sz="6" w:space="0" w:color="D2D2D2"/>
            </w:tcBorders>
            <w:tcMar>
              <w:top w:w="180" w:type="dxa"/>
              <w:left w:w="0" w:type="dxa"/>
              <w:bottom w:w="180" w:type="dxa"/>
              <w:right w:w="240" w:type="dxa"/>
            </w:tcMar>
            <w:hideMark/>
          </w:tcPr>
          <w:p w14:paraId="06C23386" w14:textId="77777777" w:rsidR="00216C1E" w:rsidRPr="00216C1E" w:rsidRDefault="00216C1E" w:rsidP="003106E1">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b/>
                <w:bCs/>
                <w:color w:val="0A0A0A"/>
                <w:sz w:val="21"/>
                <w:szCs w:val="21"/>
                <w:lang w:val="en-GB" w:eastAsia="en-GB"/>
              </w:rPr>
              <w:t>Natural Gas</w:t>
            </w:r>
          </w:p>
        </w:tc>
        <w:tc>
          <w:tcPr>
            <w:tcW w:w="2410" w:type="dxa"/>
            <w:tcBorders>
              <w:bottom w:val="single" w:sz="6" w:space="0" w:color="D2D2D2"/>
            </w:tcBorders>
            <w:tcMar>
              <w:top w:w="180" w:type="dxa"/>
              <w:left w:w="0" w:type="dxa"/>
              <w:bottom w:w="180" w:type="dxa"/>
              <w:right w:w="240" w:type="dxa"/>
            </w:tcMar>
            <w:hideMark/>
          </w:tcPr>
          <w:p w14:paraId="0338724C" w14:textId="7841D4E2"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16232EF9" wp14:editId="5ECDB789">
                  <wp:extent cx="9525" cy="9525"/>
                  <wp:effectExtent l="0" t="0" r="0" b="0"/>
                  <wp:docPr id="20347031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35</w:t>
            </w:r>
            <w:r w:rsidR="000A2DFD">
              <w:rPr>
                <w:rFonts w:ascii="Arial" w:eastAsia="Times New Roman" w:hAnsi="Arial" w:cs="Arial"/>
                <w:color w:val="0A0A0A"/>
                <w:szCs w:val="24"/>
                <w:lang w:val="en-GB" w:eastAsia="en-GB"/>
              </w:rPr>
              <w:t>%</w:t>
            </w:r>
            <w:r w:rsidRPr="00216C1E">
              <w:rPr>
                <w:rFonts w:ascii="Arial" w:eastAsia="Times New Roman" w:hAnsi="Arial" w:cs="Arial"/>
                <w:noProof/>
                <w:color w:val="0A0A0A"/>
                <w:szCs w:val="24"/>
                <w:lang w:val="en-GB" w:eastAsia="en-GB"/>
              </w:rPr>
              <w:drawing>
                <wp:inline distT="0" distB="0" distL="0" distR="0" wp14:anchorId="39063E56" wp14:editId="3F923B84">
                  <wp:extent cx="9525" cy="9525"/>
                  <wp:effectExtent l="0" t="0" r="0" b="0"/>
                  <wp:docPr id="19794121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−60</w:t>
            </w:r>
            <w:r w:rsidR="005E6F54">
              <w:rPr>
                <w:rFonts w:ascii="Arial" w:eastAsia="Times New Roman" w:hAnsi="Arial" w:cs="Arial"/>
                <w:color w:val="0A0A0A"/>
                <w:szCs w:val="24"/>
                <w:lang w:val="en-GB" w:eastAsia="en-GB"/>
              </w:rPr>
              <w:t>%+</w:t>
            </w:r>
          </w:p>
          <w:p w14:paraId="278587FB" w14:textId="65063464" w:rsidR="00216C1E" w:rsidRPr="00216C1E" w:rsidRDefault="00216C1E" w:rsidP="00E613C6">
            <w:pPr>
              <w:spacing w:after="0" w:line="330" w:lineRule="atLeast"/>
              <w:jc w:val="center"/>
              <w:rPr>
                <w:rFonts w:ascii="Arial" w:eastAsia="Times New Roman" w:hAnsi="Arial" w:cs="Arial"/>
                <w:color w:val="0A0A0A"/>
                <w:szCs w:val="24"/>
                <w:lang w:val="en-GB" w:eastAsia="en-GB"/>
              </w:rPr>
            </w:pPr>
          </w:p>
          <w:p w14:paraId="48BE6EC5" w14:textId="4BB19F87" w:rsidR="00216C1E" w:rsidRPr="00216C1E" w:rsidRDefault="00216C1E" w:rsidP="00E613C6">
            <w:pPr>
              <w:spacing w:after="0" w:line="330" w:lineRule="atLeast"/>
              <w:jc w:val="center"/>
              <w:rPr>
                <w:rFonts w:ascii="Arial" w:eastAsia="Times New Roman" w:hAnsi="Arial" w:cs="Arial"/>
                <w:color w:val="0A0A0A"/>
                <w:szCs w:val="24"/>
                <w:lang w:val="en-GB" w:eastAsia="en-GB"/>
              </w:rPr>
            </w:pPr>
          </w:p>
        </w:tc>
        <w:tc>
          <w:tcPr>
            <w:tcW w:w="2028" w:type="dxa"/>
            <w:tcBorders>
              <w:bottom w:val="single" w:sz="6" w:space="0" w:color="D2D2D2"/>
            </w:tcBorders>
            <w:tcMar>
              <w:top w:w="180" w:type="dxa"/>
              <w:left w:w="0" w:type="dxa"/>
              <w:bottom w:w="180" w:type="dxa"/>
              <w:right w:w="240" w:type="dxa"/>
            </w:tcMar>
            <w:hideMark/>
          </w:tcPr>
          <w:p w14:paraId="421CF1F8" w14:textId="66DB1BF5" w:rsidR="00216C1E" w:rsidRPr="00216C1E" w:rsidRDefault="00216C1E" w:rsidP="00E613C6">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High (</w:t>
            </w:r>
            <w:r w:rsidRPr="00216C1E">
              <w:rPr>
                <w:rFonts w:ascii="Arial" w:eastAsia="Times New Roman" w:hAnsi="Arial" w:cs="Arial"/>
                <w:color w:val="0A0A0A"/>
                <w:szCs w:val="24"/>
                <w:lang w:val="en-GB" w:eastAsia="en-GB"/>
              </w:rPr>
              <w:t>50</w:t>
            </w:r>
            <w:r w:rsidRPr="00216C1E">
              <w:rPr>
                <w:rFonts w:ascii="Arial" w:eastAsia="Times New Roman" w:hAnsi="Arial" w:cs="Arial"/>
                <w:noProof/>
                <w:color w:val="0A0A0A"/>
                <w:szCs w:val="24"/>
                <w:lang w:val="en-GB" w:eastAsia="en-GB"/>
              </w:rPr>
              <w:drawing>
                <wp:inline distT="0" distB="0" distL="0" distR="0" wp14:anchorId="7DF3EFE4" wp14:editId="1247030E">
                  <wp:extent cx="9525" cy="9525"/>
                  <wp:effectExtent l="0" t="0" r="0" b="0"/>
                  <wp:docPr id="191791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w:t>
            </w:r>
            <w:r w:rsidRPr="00216C1E">
              <w:rPr>
                <w:rFonts w:ascii="Arial" w:eastAsia="Times New Roman" w:hAnsi="Arial" w:cs="Arial"/>
                <w:noProof/>
                <w:color w:val="0A0A0A"/>
                <w:szCs w:val="24"/>
                <w:lang w:val="en-GB" w:eastAsia="en-GB"/>
              </w:rPr>
              <w:drawing>
                <wp:inline distT="0" distB="0" distL="0" distR="0" wp14:anchorId="45976F57" wp14:editId="5D9748F3">
                  <wp:extent cx="9525" cy="9525"/>
                  <wp:effectExtent l="0" t="0" r="0" b="0"/>
                  <wp:docPr id="1699675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−85%</w:t>
            </w:r>
            <w:r w:rsidRPr="00216C1E">
              <w:rPr>
                <w:rFonts w:ascii="Arial" w:eastAsia="Times New Roman" w:hAnsi="Arial" w:cs="Arial"/>
                <w:color w:val="0A0A0A"/>
                <w:sz w:val="21"/>
                <w:szCs w:val="21"/>
                <w:lang w:val="en-GB" w:eastAsia="en-GB"/>
              </w:rPr>
              <w:t>)</w:t>
            </w:r>
          </w:p>
        </w:tc>
        <w:tc>
          <w:tcPr>
            <w:tcW w:w="2117" w:type="dxa"/>
            <w:tcBorders>
              <w:bottom w:val="single" w:sz="6" w:space="0" w:color="D2D2D2"/>
            </w:tcBorders>
            <w:tcMar>
              <w:top w:w="180" w:type="dxa"/>
              <w:left w:w="0" w:type="dxa"/>
              <w:bottom w:w="180" w:type="dxa"/>
              <w:right w:w="240" w:type="dxa"/>
            </w:tcMar>
            <w:hideMark/>
          </w:tcPr>
          <w:p w14:paraId="6B7B97C0" w14:textId="77777777" w:rsidR="00216C1E" w:rsidRPr="00216C1E" w:rsidRDefault="00216C1E" w:rsidP="003C3757">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Medium</w:t>
            </w:r>
          </w:p>
        </w:tc>
        <w:tc>
          <w:tcPr>
            <w:tcW w:w="0" w:type="auto"/>
            <w:tcBorders>
              <w:bottom w:val="single" w:sz="6" w:space="0" w:color="D2D2D2"/>
            </w:tcBorders>
            <w:tcMar>
              <w:top w:w="180" w:type="dxa"/>
              <w:left w:w="0" w:type="dxa"/>
              <w:bottom w:w="180" w:type="dxa"/>
              <w:right w:w="0" w:type="dxa"/>
            </w:tcMar>
            <w:hideMark/>
          </w:tcPr>
          <w:p w14:paraId="7F7986B9" w14:textId="77777777" w:rsidR="00216C1E" w:rsidRPr="00216C1E" w:rsidRDefault="00216C1E" w:rsidP="00360890">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High capacity, fast dispatch.</w:t>
            </w:r>
          </w:p>
        </w:tc>
      </w:tr>
      <w:tr w:rsidR="00216C1E" w:rsidRPr="00216C1E" w14:paraId="45B86478" w14:textId="77777777" w:rsidTr="003C3757">
        <w:trPr>
          <w:jc w:val="center"/>
        </w:trPr>
        <w:tc>
          <w:tcPr>
            <w:tcW w:w="1091" w:type="dxa"/>
            <w:tcBorders>
              <w:bottom w:val="nil"/>
            </w:tcBorders>
            <w:tcMar>
              <w:top w:w="180" w:type="dxa"/>
              <w:left w:w="0" w:type="dxa"/>
              <w:bottom w:w="180" w:type="dxa"/>
              <w:right w:w="240" w:type="dxa"/>
            </w:tcMar>
            <w:hideMark/>
          </w:tcPr>
          <w:p w14:paraId="4DF22AAA" w14:textId="77777777" w:rsidR="00216C1E" w:rsidRPr="00216C1E" w:rsidRDefault="00216C1E" w:rsidP="003106E1">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b/>
                <w:bCs/>
                <w:color w:val="0A0A0A"/>
                <w:sz w:val="21"/>
                <w:szCs w:val="21"/>
                <w:lang w:val="en-GB" w:eastAsia="en-GB"/>
              </w:rPr>
              <w:t>Coal</w:t>
            </w:r>
          </w:p>
        </w:tc>
        <w:tc>
          <w:tcPr>
            <w:tcW w:w="2410" w:type="dxa"/>
            <w:tcBorders>
              <w:bottom w:val="nil"/>
            </w:tcBorders>
            <w:tcMar>
              <w:top w:w="180" w:type="dxa"/>
              <w:left w:w="0" w:type="dxa"/>
              <w:bottom w:w="180" w:type="dxa"/>
              <w:right w:w="240" w:type="dxa"/>
            </w:tcMar>
            <w:hideMark/>
          </w:tcPr>
          <w:p w14:paraId="1045FCA4" w14:textId="4FE4D917" w:rsidR="00216C1E" w:rsidRPr="00216C1E" w:rsidRDefault="00216C1E" w:rsidP="00E613C6">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noProof/>
                <w:color w:val="0A0A0A"/>
                <w:szCs w:val="24"/>
                <w:lang w:val="en-GB" w:eastAsia="en-GB"/>
              </w:rPr>
              <w:drawing>
                <wp:inline distT="0" distB="0" distL="0" distR="0" wp14:anchorId="3341BDE9" wp14:editId="7C1F6BE8">
                  <wp:extent cx="9525" cy="9525"/>
                  <wp:effectExtent l="0" t="0" r="0" b="0"/>
                  <wp:docPr id="257213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30</w:t>
            </w:r>
            <w:r w:rsidRPr="00216C1E">
              <w:rPr>
                <w:rFonts w:ascii="Arial" w:eastAsia="Times New Roman" w:hAnsi="Arial" w:cs="Arial"/>
                <w:noProof/>
                <w:color w:val="0A0A0A"/>
                <w:szCs w:val="24"/>
                <w:lang w:val="en-GB" w:eastAsia="en-GB"/>
              </w:rPr>
              <w:drawing>
                <wp:inline distT="0" distB="0" distL="0" distR="0" wp14:anchorId="5C7BA26F" wp14:editId="0E135F9C">
                  <wp:extent cx="9525" cy="9525"/>
                  <wp:effectExtent l="0" t="0" r="0" b="0"/>
                  <wp:docPr id="17054064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w:t>
            </w:r>
            <w:r w:rsidRPr="00216C1E">
              <w:rPr>
                <w:rFonts w:ascii="Arial" w:eastAsia="Times New Roman" w:hAnsi="Arial" w:cs="Arial"/>
                <w:noProof/>
                <w:color w:val="0A0A0A"/>
                <w:szCs w:val="24"/>
                <w:lang w:val="en-GB" w:eastAsia="en-GB"/>
              </w:rPr>
              <w:drawing>
                <wp:inline distT="0" distB="0" distL="0" distR="0" wp14:anchorId="540C33F8" wp14:editId="73328D7A">
                  <wp:extent cx="9525" cy="9525"/>
                  <wp:effectExtent l="0" t="0" r="0" b="0"/>
                  <wp:docPr id="191031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−40</w:t>
            </w:r>
            <w:r w:rsidRPr="00216C1E">
              <w:rPr>
                <w:rFonts w:ascii="Arial" w:eastAsia="Times New Roman" w:hAnsi="Arial" w:cs="Arial"/>
                <w:noProof/>
                <w:color w:val="0A0A0A"/>
                <w:szCs w:val="24"/>
                <w:lang w:val="en-GB" w:eastAsia="en-GB"/>
              </w:rPr>
              <w:drawing>
                <wp:inline distT="0" distB="0" distL="0" distR="0" wp14:anchorId="756A8019" wp14:editId="11C125D0">
                  <wp:extent cx="9525" cy="9525"/>
                  <wp:effectExtent l="0" t="0" r="0" b="0"/>
                  <wp:docPr id="914392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w:t>
            </w:r>
          </w:p>
        </w:tc>
        <w:tc>
          <w:tcPr>
            <w:tcW w:w="2028" w:type="dxa"/>
            <w:tcBorders>
              <w:bottom w:val="nil"/>
            </w:tcBorders>
            <w:tcMar>
              <w:top w:w="180" w:type="dxa"/>
              <w:left w:w="0" w:type="dxa"/>
              <w:bottom w:w="180" w:type="dxa"/>
              <w:right w:w="240" w:type="dxa"/>
            </w:tcMar>
            <w:hideMark/>
          </w:tcPr>
          <w:p w14:paraId="48E33F86" w14:textId="691781CB" w:rsidR="00216C1E" w:rsidRPr="00216C1E" w:rsidRDefault="00216C1E" w:rsidP="00033CB5">
            <w:pPr>
              <w:spacing w:after="0" w:line="330" w:lineRule="atLeast"/>
              <w:jc w:val="center"/>
              <w:rPr>
                <w:rFonts w:ascii="Arial" w:eastAsia="Times New Roman" w:hAnsi="Arial" w:cs="Arial"/>
                <w:color w:val="0A0A0A"/>
                <w:szCs w:val="24"/>
                <w:lang w:val="en-GB" w:eastAsia="en-GB"/>
              </w:rPr>
            </w:pPr>
            <w:r w:rsidRPr="00216C1E">
              <w:rPr>
                <w:rFonts w:ascii="Arial" w:eastAsia="Times New Roman" w:hAnsi="Arial" w:cs="Arial"/>
                <w:color w:val="0A0A0A"/>
                <w:sz w:val="21"/>
                <w:szCs w:val="21"/>
                <w:lang w:val="en-GB" w:eastAsia="en-GB"/>
              </w:rPr>
              <w:t>High (</w:t>
            </w:r>
            <w:r w:rsidRPr="00216C1E">
              <w:rPr>
                <w:rFonts w:ascii="Arial" w:eastAsia="Times New Roman" w:hAnsi="Arial" w:cs="Arial"/>
                <w:noProof/>
                <w:color w:val="0A0A0A"/>
                <w:szCs w:val="24"/>
                <w:lang w:val="en-GB" w:eastAsia="en-GB"/>
              </w:rPr>
              <w:drawing>
                <wp:inline distT="0" distB="0" distL="0" distR="0" wp14:anchorId="39D4513D" wp14:editId="213D5F3D">
                  <wp:extent cx="9525" cy="9525"/>
                  <wp:effectExtent l="0" t="0" r="0" b="0"/>
                  <wp:docPr id="278007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50</w:t>
            </w:r>
            <w:r w:rsidRPr="00216C1E">
              <w:rPr>
                <w:rFonts w:ascii="Arial" w:eastAsia="Times New Roman" w:hAnsi="Arial" w:cs="Arial"/>
                <w:noProof/>
                <w:color w:val="0A0A0A"/>
                <w:szCs w:val="24"/>
                <w:lang w:val="en-GB" w:eastAsia="en-GB"/>
              </w:rPr>
              <w:drawing>
                <wp:inline distT="0" distB="0" distL="0" distR="0" wp14:anchorId="4A7B64FA" wp14:editId="7ADD9F09">
                  <wp:extent cx="9525" cy="9525"/>
                  <wp:effectExtent l="0" t="0" r="0" b="0"/>
                  <wp:docPr id="320174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w:t>
            </w:r>
            <w:r w:rsidRPr="00216C1E">
              <w:rPr>
                <w:rFonts w:ascii="Arial" w:eastAsia="Times New Roman" w:hAnsi="Arial" w:cs="Arial"/>
                <w:noProof/>
                <w:color w:val="0A0A0A"/>
                <w:szCs w:val="24"/>
                <w:lang w:val="en-GB" w:eastAsia="en-GB"/>
              </w:rPr>
              <w:drawing>
                <wp:inline distT="0" distB="0" distL="0" distR="0" wp14:anchorId="1117DB91" wp14:editId="5B4F0CE3">
                  <wp:extent cx="9525" cy="9525"/>
                  <wp:effectExtent l="0" t="0" r="0" b="0"/>
                  <wp:docPr id="776327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−80</w:t>
            </w:r>
            <w:r w:rsidRPr="00216C1E">
              <w:rPr>
                <w:rFonts w:ascii="Arial" w:eastAsia="Times New Roman" w:hAnsi="Arial" w:cs="Arial"/>
                <w:noProof/>
                <w:color w:val="0A0A0A"/>
                <w:szCs w:val="24"/>
                <w:lang w:val="en-GB" w:eastAsia="en-GB"/>
              </w:rPr>
              <w:drawing>
                <wp:inline distT="0" distB="0" distL="0" distR="0" wp14:anchorId="02AE37AF" wp14:editId="709AF888">
                  <wp:extent cx="9525" cy="9525"/>
                  <wp:effectExtent l="0" t="0" r="0" b="0"/>
                  <wp:docPr id="1918696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16C1E">
              <w:rPr>
                <w:rFonts w:ascii="Arial" w:eastAsia="Times New Roman" w:hAnsi="Arial" w:cs="Arial"/>
                <w:color w:val="0A0A0A"/>
                <w:szCs w:val="24"/>
                <w:lang w:val="en-GB" w:eastAsia="en-GB"/>
              </w:rPr>
              <w:t>%</w:t>
            </w:r>
          </w:p>
          <w:p w14:paraId="5108C335" w14:textId="77777777" w:rsidR="00216C1E" w:rsidRPr="00216C1E" w:rsidRDefault="00216C1E" w:rsidP="00E613C6">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w:t>
            </w:r>
          </w:p>
        </w:tc>
        <w:tc>
          <w:tcPr>
            <w:tcW w:w="2117" w:type="dxa"/>
            <w:tcBorders>
              <w:bottom w:val="nil"/>
            </w:tcBorders>
            <w:tcMar>
              <w:top w:w="180" w:type="dxa"/>
              <w:left w:w="0" w:type="dxa"/>
              <w:bottom w:w="180" w:type="dxa"/>
              <w:right w:w="240" w:type="dxa"/>
            </w:tcMar>
            <w:hideMark/>
          </w:tcPr>
          <w:p w14:paraId="5835A5B0" w14:textId="77777777" w:rsidR="00216C1E" w:rsidRPr="00216C1E" w:rsidRDefault="00216C1E" w:rsidP="003C3757">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High</w:t>
            </w:r>
          </w:p>
        </w:tc>
        <w:tc>
          <w:tcPr>
            <w:tcW w:w="0" w:type="auto"/>
            <w:tcBorders>
              <w:bottom w:val="nil"/>
            </w:tcBorders>
            <w:tcMar>
              <w:top w:w="180" w:type="dxa"/>
              <w:left w:w="0" w:type="dxa"/>
              <w:bottom w:w="180" w:type="dxa"/>
              <w:right w:w="0" w:type="dxa"/>
            </w:tcMar>
            <w:hideMark/>
          </w:tcPr>
          <w:p w14:paraId="1D223E2F" w14:textId="77777777" w:rsidR="00216C1E" w:rsidRPr="00216C1E" w:rsidRDefault="00216C1E" w:rsidP="00360890">
            <w:pPr>
              <w:spacing w:after="0" w:line="330" w:lineRule="atLeast"/>
              <w:jc w:val="center"/>
              <w:rPr>
                <w:rFonts w:ascii="Arial" w:eastAsia="Times New Roman" w:hAnsi="Arial" w:cs="Arial"/>
                <w:color w:val="0A0A0A"/>
                <w:sz w:val="21"/>
                <w:szCs w:val="21"/>
                <w:lang w:val="en-GB" w:eastAsia="en-GB"/>
              </w:rPr>
            </w:pPr>
            <w:r w:rsidRPr="00216C1E">
              <w:rPr>
                <w:rFonts w:ascii="Arial" w:eastAsia="Times New Roman" w:hAnsi="Arial" w:cs="Arial"/>
                <w:color w:val="0A0A0A"/>
                <w:sz w:val="21"/>
                <w:szCs w:val="21"/>
                <w:lang w:val="en-GB" w:eastAsia="en-GB"/>
              </w:rPr>
              <w:t>Low cost, reliable.</w:t>
            </w:r>
          </w:p>
        </w:tc>
      </w:tr>
    </w:tbl>
    <w:p w14:paraId="4DF32FCD" w14:textId="77777777" w:rsidR="00216C1E" w:rsidRPr="00216C1E" w:rsidRDefault="00216C1E" w:rsidP="00216C1E">
      <w:pPr>
        <w:spacing w:after="0" w:line="240" w:lineRule="auto"/>
        <w:rPr>
          <w:rFonts w:ascii="Arial" w:eastAsia="Times New Roman" w:hAnsi="Arial" w:cs="Arial"/>
          <w:szCs w:val="24"/>
          <w:lang w:val="en-GB" w:eastAsia="en-GB"/>
        </w:rPr>
      </w:pPr>
      <w:r w:rsidRPr="00216C1E">
        <w:rPr>
          <w:rFonts w:ascii="Times New Roman" w:eastAsia="Times New Roman" w:hAnsi="Times New Roman" w:cs="Times New Roman"/>
          <w:noProof/>
          <w:szCs w:val="24"/>
          <w:lang w:val="en-GB" w:eastAsia="en-GB"/>
        </w:rPr>
        <mc:AlternateContent>
          <mc:Choice Requires="wps">
            <w:drawing>
              <wp:inline distT="0" distB="0" distL="0" distR="0" wp14:anchorId="043D6FF3" wp14:editId="43FC6EF4">
                <wp:extent cx="5230495" cy="4445"/>
                <wp:effectExtent l="0" t="31750" r="0" b="36830"/>
                <wp:docPr id="5668700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0A0A0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8F5C24A" id="Rectangle 1" o:spid="_x0000_s1026" style="width:411.8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" fillcolor="#0a0a0a" stroked="f">
                <w10:anchorlock/>
              </v:rect>
            </w:pict>
          </mc:Fallback>
        </mc:AlternateContent>
      </w:r>
    </w:p>
    <w:p w14:paraId="365FAAA5" w14:textId="15EE59AB" w:rsidR="0041367A" w:rsidRDefault="0041367A" w:rsidP="0041367A">
      <w:pPr>
        <w:spacing w:line="276" w:lineRule="auto"/>
        <w:rPr>
          <w:rStyle w:val="Hyperlink"/>
          <w:color w:val="000000" w:themeColor="text1"/>
          <w:sz w:val="32"/>
          <w:szCs w:val="32"/>
          <w:u w:val="none"/>
        </w:rPr>
      </w:pPr>
      <w:r>
        <w:rPr>
          <w:rStyle w:val="Hyperlink"/>
          <w:color w:val="000000" w:themeColor="text1"/>
          <w:sz w:val="32"/>
          <w:szCs w:val="32"/>
          <w:u w:val="none"/>
        </w:rPr>
        <w:br w:type="page"/>
      </w:r>
    </w:p>
    <w:p w14:paraId="30DE900C" w14:textId="77777777" w:rsidR="0011667A" w:rsidRPr="00123A95" w:rsidRDefault="0011667A" w:rsidP="00775D49">
      <w:pPr>
        <w:spacing w:line="276" w:lineRule="auto"/>
        <w:rPr>
          <w:rStyle w:val="Hyperlink"/>
          <w:color w:val="000000" w:themeColor="text1"/>
          <w:sz w:val="32"/>
          <w:szCs w:val="32"/>
          <w:u w:val="none"/>
        </w:rPr>
        <w:sectPr w:rsidR="0011667A" w:rsidRPr="00123A95" w:rsidSect="00754421">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tbl>
      <w:tblPr>
        <w:tblStyle w:val="TableGrid"/>
        <w:tblW w:w="8433" w:type="dxa"/>
        <w:tblLayout w:type="fixed"/>
        <w:tblLook w:val="04A0" w:firstRow="1" w:lastRow="0" w:firstColumn="1" w:lastColumn="0" w:noHBand="0" w:noVBand="1"/>
      </w:tblPr>
      <w:tblGrid>
        <w:gridCol w:w="1590"/>
        <w:gridCol w:w="1276"/>
        <w:gridCol w:w="1334"/>
        <w:gridCol w:w="1843"/>
        <w:gridCol w:w="2390"/>
      </w:tblGrid>
      <w:tr w:rsidR="001B1E7C" w14:paraId="1F9C606C" w14:textId="6FE9CFAD" w:rsidTr="00B50AC0">
        <w:tc>
          <w:tcPr>
            <w:tcW w:w="1590" w:type="dxa"/>
          </w:tcPr>
          <w:p w14:paraId="4B8DE8FB" w14:textId="17BDD9D8" w:rsidR="001B1E7C" w:rsidRPr="001F63C9" w:rsidRDefault="001B1E7C" w:rsidP="00200BC7">
            <w:pPr>
              <w:spacing w:line="276" w:lineRule="auto"/>
              <w:rPr>
                <w:rStyle w:val="Hyperlink"/>
                <w:b/>
                <w:bCs/>
                <w:color w:val="000000" w:themeColor="text1"/>
                <w:szCs w:val="24"/>
                <w:u w:val="none"/>
              </w:rPr>
            </w:pPr>
            <w:r w:rsidRPr="001F63C9">
              <w:rPr>
                <w:rStyle w:val="Hyperlink"/>
                <w:b/>
                <w:bCs/>
                <w:color w:val="000000" w:themeColor="text1"/>
                <w:szCs w:val="24"/>
                <w:u w:val="none"/>
              </w:rPr>
              <w:lastRenderedPageBreak/>
              <w:t>Feature</w:t>
            </w:r>
          </w:p>
        </w:tc>
        <w:tc>
          <w:tcPr>
            <w:tcW w:w="1276" w:type="dxa"/>
          </w:tcPr>
          <w:p w14:paraId="1E2FCF96" w14:textId="591A7B21" w:rsidR="001B1E7C" w:rsidRPr="008D2834" w:rsidRDefault="001B1E7C" w:rsidP="00200BC7">
            <w:pPr>
              <w:spacing w:line="276" w:lineRule="auto"/>
              <w:rPr>
                <w:rStyle w:val="Hyperlink"/>
                <w:b/>
                <w:bCs/>
                <w:color w:val="000000" w:themeColor="text1"/>
                <w:szCs w:val="24"/>
                <w:u w:val="none"/>
              </w:rPr>
            </w:pPr>
            <w:r w:rsidRPr="008D2834">
              <w:rPr>
                <w:rStyle w:val="Hyperlink"/>
                <w:b/>
                <w:bCs/>
                <w:color w:val="000000" w:themeColor="text1"/>
                <w:szCs w:val="24"/>
                <w:u w:val="none"/>
              </w:rPr>
              <w:t>Solar PV</w:t>
            </w:r>
          </w:p>
        </w:tc>
        <w:tc>
          <w:tcPr>
            <w:tcW w:w="1334" w:type="dxa"/>
          </w:tcPr>
          <w:p w14:paraId="2B3B5E46" w14:textId="31F707DB" w:rsidR="001B1E7C" w:rsidRPr="008D2834" w:rsidRDefault="001B1E7C" w:rsidP="00200BC7">
            <w:pPr>
              <w:spacing w:line="276" w:lineRule="auto"/>
              <w:rPr>
                <w:rStyle w:val="Hyperlink"/>
                <w:b/>
                <w:bCs/>
                <w:color w:val="000000" w:themeColor="text1"/>
                <w:szCs w:val="24"/>
                <w:u w:val="none"/>
              </w:rPr>
            </w:pPr>
            <w:r w:rsidRPr="008D2834">
              <w:rPr>
                <w:rStyle w:val="Hyperlink"/>
                <w:b/>
                <w:bCs/>
                <w:color w:val="000000" w:themeColor="text1"/>
                <w:szCs w:val="24"/>
                <w:u w:val="none"/>
              </w:rPr>
              <w:t>Wind Energy</w:t>
            </w:r>
          </w:p>
        </w:tc>
        <w:tc>
          <w:tcPr>
            <w:tcW w:w="1843" w:type="dxa"/>
          </w:tcPr>
          <w:p w14:paraId="473CAF0C" w14:textId="4C5BB613" w:rsidR="001B1E7C" w:rsidRPr="008D2834" w:rsidRDefault="00230CEF" w:rsidP="00200BC7">
            <w:pPr>
              <w:spacing w:line="276" w:lineRule="auto"/>
              <w:rPr>
                <w:rStyle w:val="Hyperlink"/>
                <w:b/>
                <w:bCs/>
                <w:color w:val="000000" w:themeColor="text1"/>
                <w:szCs w:val="24"/>
                <w:u w:val="none"/>
              </w:rPr>
            </w:pPr>
            <w:r w:rsidRPr="008D2834">
              <w:rPr>
                <w:rStyle w:val="Hyperlink"/>
                <w:b/>
                <w:bCs/>
                <w:color w:val="000000" w:themeColor="text1"/>
                <w:szCs w:val="24"/>
                <w:u w:val="none"/>
              </w:rPr>
              <w:t>Hydropower</w:t>
            </w:r>
          </w:p>
        </w:tc>
        <w:tc>
          <w:tcPr>
            <w:tcW w:w="2390" w:type="dxa"/>
          </w:tcPr>
          <w:p w14:paraId="77D12388" w14:textId="681D909B" w:rsidR="001B1E7C" w:rsidRPr="008D2834" w:rsidRDefault="007C3686" w:rsidP="00200BC7">
            <w:pPr>
              <w:spacing w:line="276" w:lineRule="auto"/>
              <w:rPr>
                <w:rStyle w:val="Hyperlink"/>
                <w:b/>
                <w:bCs/>
                <w:color w:val="000000" w:themeColor="text1"/>
                <w:szCs w:val="24"/>
                <w:u w:val="none"/>
              </w:rPr>
            </w:pPr>
            <w:r w:rsidRPr="008D2834">
              <w:rPr>
                <w:rStyle w:val="Hyperlink"/>
                <w:b/>
                <w:bCs/>
                <w:color w:val="000000" w:themeColor="text1"/>
                <w:szCs w:val="24"/>
                <w:u w:val="none"/>
              </w:rPr>
              <w:t>Biomass</w:t>
            </w:r>
          </w:p>
        </w:tc>
      </w:tr>
      <w:tr w:rsidR="001B1E7C" w14:paraId="30B971F8" w14:textId="2D4D0E6B" w:rsidTr="00B50AC0">
        <w:tc>
          <w:tcPr>
            <w:tcW w:w="1590" w:type="dxa"/>
          </w:tcPr>
          <w:p w14:paraId="4D2BE387" w14:textId="726BD40E" w:rsidR="001B1E7C" w:rsidRPr="001F63C9" w:rsidRDefault="00BA5EF0" w:rsidP="00200BC7">
            <w:pPr>
              <w:spacing w:line="276" w:lineRule="auto"/>
              <w:rPr>
                <w:rStyle w:val="Hyperlink"/>
                <w:b/>
                <w:bCs/>
                <w:color w:val="000000" w:themeColor="text1"/>
                <w:sz w:val="28"/>
                <w:szCs w:val="28"/>
                <w:u w:val="none"/>
              </w:rPr>
            </w:pPr>
            <w:r w:rsidRPr="001F63C9">
              <w:rPr>
                <w:rStyle w:val="Hyperlink"/>
                <w:b/>
                <w:bCs/>
                <w:color w:val="000000" w:themeColor="text1"/>
                <w:sz w:val="28"/>
                <w:szCs w:val="28"/>
                <w:u w:val="none"/>
              </w:rPr>
              <w:t>Energy Source</w:t>
            </w:r>
          </w:p>
        </w:tc>
        <w:tc>
          <w:tcPr>
            <w:tcW w:w="1276" w:type="dxa"/>
          </w:tcPr>
          <w:p w14:paraId="27C49925" w14:textId="1BEBF02F" w:rsidR="001B1E7C" w:rsidRPr="00BE6062" w:rsidRDefault="00135B1C" w:rsidP="00200BC7">
            <w:pPr>
              <w:spacing w:line="276" w:lineRule="auto"/>
              <w:rPr>
                <w:rStyle w:val="Hyperlink"/>
                <w:color w:val="000000" w:themeColor="text1"/>
                <w:szCs w:val="24"/>
                <w:u w:val="none"/>
              </w:rPr>
            </w:pPr>
            <w:r w:rsidRPr="00BE6062">
              <w:rPr>
                <w:rStyle w:val="Hyperlink"/>
                <w:color w:val="000000" w:themeColor="text1"/>
                <w:szCs w:val="24"/>
                <w:u w:val="none"/>
              </w:rPr>
              <w:t>Sunlight (Photons)</w:t>
            </w:r>
          </w:p>
        </w:tc>
        <w:tc>
          <w:tcPr>
            <w:tcW w:w="1334" w:type="dxa"/>
          </w:tcPr>
          <w:p w14:paraId="3C33F7E2" w14:textId="3F1FC0FB" w:rsidR="001B1E7C" w:rsidRPr="00BE6062" w:rsidRDefault="006E720A" w:rsidP="00200BC7">
            <w:pPr>
              <w:spacing w:line="276" w:lineRule="auto"/>
              <w:rPr>
                <w:rStyle w:val="Hyperlink"/>
                <w:color w:val="000000" w:themeColor="text1"/>
                <w:szCs w:val="24"/>
                <w:u w:val="none"/>
              </w:rPr>
            </w:pPr>
            <w:r w:rsidRPr="00BE6062">
              <w:rPr>
                <w:rStyle w:val="Hyperlink"/>
                <w:color w:val="000000" w:themeColor="text1"/>
                <w:szCs w:val="24"/>
                <w:u w:val="none"/>
              </w:rPr>
              <w:t>Kinetic Energy (Air)</w:t>
            </w:r>
          </w:p>
        </w:tc>
        <w:tc>
          <w:tcPr>
            <w:tcW w:w="1843" w:type="dxa"/>
          </w:tcPr>
          <w:p w14:paraId="673F7E14" w14:textId="07BB1B9B" w:rsidR="001B1E7C" w:rsidRPr="00BE6062" w:rsidRDefault="00D22661" w:rsidP="00200BC7">
            <w:pPr>
              <w:spacing w:line="276" w:lineRule="auto"/>
              <w:rPr>
                <w:rStyle w:val="Hyperlink"/>
                <w:color w:val="000000" w:themeColor="text1"/>
                <w:szCs w:val="24"/>
                <w:u w:val="none"/>
              </w:rPr>
            </w:pPr>
            <w:r w:rsidRPr="00BE6062">
              <w:rPr>
                <w:rStyle w:val="Hyperlink"/>
                <w:color w:val="000000" w:themeColor="text1"/>
                <w:szCs w:val="24"/>
                <w:u w:val="none"/>
              </w:rPr>
              <w:t>Potential/Kinetic (Water)</w:t>
            </w:r>
          </w:p>
        </w:tc>
        <w:tc>
          <w:tcPr>
            <w:tcW w:w="2390" w:type="dxa"/>
          </w:tcPr>
          <w:p w14:paraId="002EFC03" w14:textId="5CEFE9E0" w:rsidR="001B1E7C" w:rsidRPr="00BE6062" w:rsidRDefault="00E24CD5" w:rsidP="00200BC7">
            <w:pPr>
              <w:spacing w:line="276" w:lineRule="auto"/>
              <w:rPr>
                <w:rStyle w:val="Hyperlink"/>
                <w:color w:val="000000" w:themeColor="text1"/>
                <w:szCs w:val="24"/>
                <w:u w:val="none"/>
              </w:rPr>
            </w:pPr>
            <w:r w:rsidRPr="00BE6062">
              <w:rPr>
                <w:rStyle w:val="Hyperlink"/>
                <w:color w:val="000000" w:themeColor="text1"/>
                <w:szCs w:val="24"/>
                <w:u w:val="none"/>
              </w:rPr>
              <w:t>Organic Matter (Waste/Crops)</w:t>
            </w:r>
          </w:p>
        </w:tc>
      </w:tr>
      <w:tr w:rsidR="001B1E7C" w14:paraId="1D6F2CA8" w14:textId="2586AA1A" w:rsidTr="00B50AC0">
        <w:trPr>
          <w:trHeight w:val="928"/>
        </w:trPr>
        <w:tc>
          <w:tcPr>
            <w:tcW w:w="1590" w:type="dxa"/>
          </w:tcPr>
          <w:p w14:paraId="5555FAE7" w14:textId="25A74501" w:rsidR="001B1E7C" w:rsidRPr="001F63C9" w:rsidRDefault="00226B10" w:rsidP="00910D4B">
            <w:pPr>
              <w:spacing w:line="240" w:lineRule="auto"/>
              <w:jc w:val="lowKashida"/>
              <w:rPr>
                <w:rStyle w:val="dropcap"/>
                <w:b/>
                <w:bCs/>
                <w:i/>
                <w:iCs/>
                <w:szCs w:val="24"/>
              </w:rPr>
            </w:pPr>
            <w:r w:rsidRPr="001F63C9">
              <w:rPr>
                <w:rStyle w:val="dropcap"/>
                <w:b/>
                <w:bCs/>
                <w:szCs w:val="24"/>
              </w:rPr>
              <w:t>Technology</w:t>
            </w:r>
          </w:p>
        </w:tc>
        <w:tc>
          <w:tcPr>
            <w:tcW w:w="1276" w:type="dxa"/>
          </w:tcPr>
          <w:p w14:paraId="5E875884" w14:textId="0697844B" w:rsidR="001B1E7C" w:rsidRPr="005445B1" w:rsidRDefault="00B84154" w:rsidP="00200BC7">
            <w:pPr>
              <w:spacing w:line="276" w:lineRule="auto"/>
              <w:rPr>
                <w:rStyle w:val="Hyperlink"/>
                <w:color w:val="000000" w:themeColor="text1"/>
                <w:szCs w:val="24"/>
                <w:u w:val="none"/>
              </w:rPr>
            </w:pPr>
            <w:r w:rsidRPr="005445B1">
              <w:rPr>
                <w:rStyle w:val="Hyperlink"/>
                <w:color w:val="000000" w:themeColor="text1"/>
                <w:szCs w:val="24"/>
                <w:u w:val="none"/>
              </w:rPr>
              <w:t>Silicon Panels</w:t>
            </w:r>
          </w:p>
        </w:tc>
        <w:tc>
          <w:tcPr>
            <w:tcW w:w="1334" w:type="dxa"/>
          </w:tcPr>
          <w:p w14:paraId="095BAFAD" w14:textId="2AF05FCC" w:rsidR="001B1E7C" w:rsidRPr="008620E1" w:rsidRDefault="009054D8" w:rsidP="00200BC7">
            <w:pPr>
              <w:spacing w:line="276" w:lineRule="auto"/>
              <w:rPr>
                <w:rStyle w:val="Hyperlink"/>
                <w:color w:val="000000" w:themeColor="text1"/>
                <w:szCs w:val="24"/>
                <w:u w:val="none"/>
              </w:rPr>
            </w:pPr>
            <w:r w:rsidRPr="008620E1">
              <w:rPr>
                <w:rStyle w:val="Hyperlink"/>
                <w:color w:val="000000" w:themeColor="text1"/>
                <w:szCs w:val="24"/>
                <w:u w:val="none"/>
              </w:rPr>
              <w:t>Turbines</w:t>
            </w:r>
          </w:p>
        </w:tc>
        <w:tc>
          <w:tcPr>
            <w:tcW w:w="1843" w:type="dxa"/>
          </w:tcPr>
          <w:p w14:paraId="40C573FE" w14:textId="74D3E0AC" w:rsidR="001B1E7C" w:rsidRPr="004F7ED5" w:rsidRDefault="004F7ED5" w:rsidP="00200BC7">
            <w:pPr>
              <w:spacing w:line="276" w:lineRule="auto"/>
              <w:rPr>
                <w:rStyle w:val="Hyperlink"/>
                <w:color w:val="000000" w:themeColor="text1"/>
                <w:szCs w:val="24"/>
                <w:u w:val="none"/>
              </w:rPr>
            </w:pPr>
            <w:r w:rsidRPr="004F7ED5">
              <w:rPr>
                <w:rStyle w:val="Hyperlink"/>
                <w:color w:val="000000" w:themeColor="text1"/>
                <w:szCs w:val="24"/>
                <w:u w:val="none"/>
              </w:rPr>
              <w:t>Turbines &amp; Dams</w:t>
            </w:r>
          </w:p>
        </w:tc>
        <w:tc>
          <w:tcPr>
            <w:tcW w:w="2390" w:type="dxa"/>
          </w:tcPr>
          <w:p w14:paraId="3A3864F7" w14:textId="4EAA6306" w:rsidR="001B1E7C" w:rsidRPr="00BE6062" w:rsidRDefault="00AD6F6F" w:rsidP="00200BC7">
            <w:pPr>
              <w:spacing w:line="276" w:lineRule="auto"/>
              <w:rPr>
                <w:rStyle w:val="Hyperlink"/>
                <w:color w:val="000000" w:themeColor="text1"/>
                <w:szCs w:val="24"/>
                <w:u w:val="none"/>
              </w:rPr>
            </w:pPr>
            <w:r>
              <w:rPr>
                <w:rStyle w:val="Hyperlink"/>
                <w:color w:val="000000" w:themeColor="text1"/>
                <w:szCs w:val="24"/>
                <w:u w:val="none"/>
              </w:rPr>
              <w:t>Combustion/Digestion</w:t>
            </w:r>
          </w:p>
        </w:tc>
      </w:tr>
      <w:tr w:rsidR="001B1E7C" w14:paraId="70F5C1ED" w14:textId="20861E77" w:rsidTr="00B50AC0">
        <w:tc>
          <w:tcPr>
            <w:tcW w:w="1590" w:type="dxa"/>
          </w:tcPr>
          <w:p w14:paraId="73B8BA9E" w14:textId="218DE04E" w:rsidR="001B1E7C" w:rsidRPr="001F63C9" w:rsidRDefault="002F01C7" w:rsidP="00200BC7">
            <w:pPr>
              <w:spacing w:line="276" w:lineRule="auto"/>
              <w:rPr>
                <w:rStyle w:val="Hyperlink"/>
                <w:b/>
                <w:bCs/>
                <w:color w:val="000000" w:themeColor="text1"/>
                <w:szCs w:val="24"/>
                <w:u w:val="none"/>
              </w:rPr>
            </w:pPr>
            <w:r w:rsidRPr="001F63C9">
              <w:rPr>
                <w:rStyle w:val="Hyperlink"/>
                <w:b/>
                <w:bCs/>
                <w:color w:val="000000" w:themeColor="text1"/>
                <w:szCs w:val="24"/>
                <w:u w:val="none"/>
              </w:rPr>
              <w:t>Dispatch ability</w:t>
            </w:r>
          </w:p>
        </w:tc>
        <w:tc>
          <w:tcPr>
            <w:tcW w:w="1276" w:type="dxa"/>
          </w:tcPr>
          <w:p w14:paraId="10DC2A2D" w14:textId="67836DDF" w:rsidR="001B1E7C" w:rsidRPr="003B5A87" w:rsidRDefault="006E55BC" w:rsidP="00200BC7">
            <w:pPr>
              <w:spacing w:line="276" w:lineRule="auto"/>
              <w:rPr>
                <w:rStyle w:val="Hyperlink"/>
                <w:color w:val="000000" w:themeColor="text1"/>
                <w:sz w:val="22"/>
                <w:u w:val="none"/>
              </w:rPr>
            </w:pPr>
            <w:r w:rsidRPr="003B5A87">
              <w:rPr>
                <w:rStyle w:val="Hyperlink"/>
                <w:color w:val="000000" w:themeColor="text1"/>
                <w:sz w:val="22"/>
                <w:u w:val="none"/>
              </w:rPr>
              <w:t>Variable (Day</w:t>
            </w:r>
            <w:r w:rsidR="003B5A87">
              <w:rPr>
                <w:rStyle w:val="Hyperlink"/>
                <w:color w:val="000000" w:themeColor="text1"/>
                <w:sz w:val="22"/>
                <w:u w:val="none"/>
              </w:rPr>
              <w:t xml:space="preserve"> </w:t>
            </w:r>
            <w:r w:rsidRPr="003B5A87">
              <w:rPr>
                <w:rStyle w:val="Hyperlink"/>
                <w:color w:val="000000" w:themeColor="text1"/>
                <w:sz w:val="22"/>
                <w:u w:val="none"/>
              </w:rPr>
              <w:t>only)</w:t>
            </w:r>
          </w:p>
        </w:tc>
        <w:tc>
          <w:tcPr>
            <w:tcW w:w="1334" w:type="dxa"/>
          </w:tcPr>
          <w:p w14:paraId="694AADAD" w14:textId="76D52E18" w:rsidR="001B1E7C" w:rsidRPr="00D45603" w:rsidRDefault="0028726C" w:rsidP="00200BC7">
            <w:pPr>
              <w:spacing w:line="276" w:lineRule="auto"/>
              <w:rPr>
                <w:rStyle w:val="Hyperlink"/>
                <w:color w:val="000000" w:themeColor="text1"/>
                <w:szCs w:val="24"/>
                <w:u w:val="none"/>
              </w:rPr>
            </w:pPr>
            <w:r w:rsidRPr="00D45603">
              <w:rPr>
                <w:rStyle w:val="Hyperlink"/>
                <w:color w:val="000000" w:themeColor="text1"/>
                <w:szCs w:val="24"/>
                <w:u w:val="none"/>
              </w:rPr>
              <w:t>Very Reliable (</w:t>
            </w:r>
            <w:r w:rsidRPr="00430818">
              <w:rPr>
                <w:rStyle w:val="Hyperlink"/>
                <w:color w:val="000000" w:themeColor="text1"/>
                <w:sz w:val="20"/>
                <w:szCs w:val="20"/>
                <w:u w:val="none"/>
              </w:rPr>
              <w:t>Baseload</w:t>
            </w:r>
            <w:r w:rsidRPr="00D45603">
              <w:rPr>
                <w:rStyle w:val="Hyperlink"/>
                <w:color w:val="000000" w:themeColor="text1"/>
                <w:szCs w:val="24"/>
                <w:u w:val="none"/>
              </w:rPr>
              <w:t>)</w:t>
            </w:r>
          </w:p>
        </w:tc>
        <w:tc>
          <w:tcPr>
            <w:tcW w:w="1843" w:type="dxa"/>
          </w:tcPr>
          <w:p w14:paraId="796E34E0" w14:textId="05217BB8" w:rsidR="00EF3C43" w:rsidRPr="00430818" w:rsidRDefault="00EF3C43" w:rsidP="00200BC7">
            <w:pPr>
              <w:spacing w:line="276" w:lineRule="auto"/>
              <w:rPr>
                <w:rStyle w:val="Hyperlink"/>
                <w:color w:val="000000" w:themeColor="text1"/>
                <w:szCs w:val="24"/>
                <w:u w:val="none"/>
              </w:rPr>
            </w:pPr>
            <w:r>
              <w:rPr>
                <w:rStyle w:val="Hyperlink"/>
                <w:color w:val="000000" w:themeColor="text1"/>
                <w:szCs w:val="24"/>
                <w:u w:val="none"/>
              </w:rPr>
              <w:t>Very Reliable (</w:t>
            </w:r>
            <w:r w:rsidR="00322D59">
              <w:rPr>
                <w:rStyle w:val="Hyperlink"/>
                <w:color w:val="000000" w:themeColor="text1"/>
                <w:szCs w:val="24"/>
                <w:u w:val="none"/>
              </w:rPr>
              <w:t>Base load</w:t>
            </w:r>
            <w:r>
              <w:rPr>
                <w:rStyle w:val="Hyperlink"/>
                <w:color w:val="000000" w:themeColor="text1"/>
                <w:szCs w:val="24"/>
                <w:u w:val="none"/>
              </w:rPr>
              <w:t>)</w:t>
            </w:r>
          </w:p>
        </w:tc>
        <w:tc>
          <w:tcPr>
            <w:tcW w:w="2390" w:type="dxa"/>
          </w:tcPr>
          <w:p w14:paraId="544B80B0" w14:textId="1EA3224F" w:rsidR="001B1E7C" w:rsidRPr="00BE6062" w:rsidRDefault="00EF3C43" w:rsidP="00200BC7">
            <w:pPr>
              <w:spacing w:line="276" w:lineRule="auto"/>
              <w:rPr>
                <w:rStyle w:val="Hyperlink"/>
                <w:color w:val="000000" w:themeColor="text1"/>
                <w:szCs w:val="24"/>
                <w:u w:val="none"/>
              </w:rPr>
            </w:pPr>
            <w:r>
              <w:rPr>
                <w:rStyle w:val="Hyperlink"/>
                <w:color w:val="000000" w:themeColor="text1"/>
                <w:szCs w:val="24"/>
                <w:u w:val="none"/>
              </w:rPr>
              <w:t>Reliable (Baseload)</w:t>
            </w:r>
          </w:p>
        </w:tc>
      </w:tr>
      <w:tr w:rsidR="001B1E7C" w14:paraId="3D825EE8" w14:textId="6F94C863" w:rsidTr="00B50AC0">
        <w:tc>
          <w:tcPr>
            <w:tcW w:w="1590" w:type="dxa"/>
          </w:tcPr>
          <w:p w14:paraId="1F1D9982" w14:textId="3A591F74" w:rsidR="001B1E7C" w:rsidRPr="001F63C9" w:rsidRDefault="00A74340" w:rsidP="00200BC7">
            <w:pPr>
              <w:spacing w:line="276" w:lineRule="auto"/>
              <w:rPr>
                <w:rStyle w:val="Hyperlink"/>
                <w:b/>
                <w:bCs/>
                <w:color w:val="000000" w:themeColor="text1"/>
                <w:szCs w:val="24"/>
                <w:u w:val="none"/>
              </w:rPr>
            </w:pPr>
            <w:r w:rsidRPr="001F63C9">
              <w:rPr>
                <w:rStyle w:val="Hyperlink"/>
                <w:b/>
                <w:bCs/>
                <w:color w:val="000000" w:themeColor="text1"/>
                <w:szCs w:val="24"/>
                <w:u w:val="none"/>
              </w:rPr>
              <w:t>Best Location</w:t>
            </w:r>
          </w:p>
        </w:tc>
        <w:tc>
          <w:tcPr>
            <w:tcW w:w="1276" w:type="dxa"/>
          </w:tcPr>
          <w:p w14:paraId="4D96E62B" w14:textId="091DA960" w:rsidR="001B1E7C" w:rsidRPr="00A74340" w:rsidRDefault="00620A08" w:rsidP="00200BC7">
            <w:pPr>
              <w:spacing w:line="276" w:lineRule="auto"/>
              <w:rPr>
                <w:rStyle w:val="Hyperlink"/>
                <w:color w:val="000000" w:themeColor="text1"/>
                <w:szCs w:val="24"/>
                <w:u w:val="none"/>
              </w:rPr>
            </w:pPr>
            <w:r>
              <w:rPr>
                <w:rStyle w:val="Hyperlink"/>
                <w:color w:val="000000" w:themeColor="text1"/>
                <w:szCs w:val="24"/>
                <w:u w:val="none"/>
              </w:rPr>
              <w:t>Sunny regions</w:t>
            </w:r>
          </w:p>
        </w:tc>
        <w:tc>
          <w:tcPr>
            <w:tcW w:w="1334" w:type="dxa"/>
          </w:tcPr>
          <w:p w14:paraId="5C5D515F" w14:textId="77777777" w:rsidR="00043DA4" w:rsidRDefault="00043DA4" w:rsidP="00200BC7">
            <w:pPr>
              <w:spacing w:line="276" w:lineRule="auto"/>
              <w:rPr>
                <w:rFonts w:ascii="Arial" w:eastAsia="Times New Roman" w:hAnsi="Arial" w:cs="Arial"/>
                <w:color w:val="0A0A0A"/>
                <w:sz w:val="21"/>
                <w:szCs w:val="21"/>
                <w:shd w:val="clear" w:color="auto" w:fill="FFFFFF"/>
              </w:rPr>
            </w:pPr>
            <w:r>
              <w:rPr>
                <w:rFonts w:ascii="Arial" w:eastAsia="Times New Roman" w:hAnsi="Arial" w:cs="Arial"/>
                <w:color w:val="0A0A0A"/>
                <w:sz w:val="21"/>
                <w:szCs w:val="21"/>
                <w:shd w:val="clear" w:color="auto" w:fill="FFFFFF"/>
              </w:rPr>
              <w:t>High-wind</w:t>
            </w:r>
          </w:p>
          <w:p w14:paraId="3108E693" w14:textId="5B5E5CA2" w:rsidR="001B1E7C" w:rsidRPr="00043DA4" w:rsidRDefault="00043DA4"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w:t>
            </w:r>
            <w:r w:rsidRPr="006F24F7">
              <w:rPr>
                <w:rFonts w:ascii="Arial" w:eastAsia="Times New Roman" w:hAnsi="Arial" w:cs="Arial"/>
                <w:color w:val="0A0A0A"/>
                <w:sz w:val="20"/>
                <w:szCs w:val="20"/>
                <w:shd w:val="clear" w:color="auto" w:fill="FFFFFF"/>
              </w:rPr>
              <w:t>On</w:t>
            </w:r>
            <w:r>
              <w:rPr>
                <w:rFonts w:ascii="Arial" w:eastAsia="Times New Roman" w:hAnsi="Arial" w:cs="Arial"/>
                <w:color w:val="0A0A0A"/>
                <w:sz w:val="21"/>
                <w:szCs w:val="21"/>
                <w:shd w:val="clear" w:color="auto" w:fill="FFFFFF"/>
              </w:rPr>
              <w:t>/</w:t>
            </w:r>
            <w:r w:rsidRPr="00043DA4">
              <w:rPr>
                <w:rFonts w:ascii="Arial" w:eastAsia="Times New Roman" w:hAnsi="Arial" w:cs="Arial"/>
                <w:color w:val="0A0A0A"/>
                <w:sz w:val="20"/>
                <w:szCs w:val="20"/>
                <w:shd w:val="clear" w:color="auto" w:fill="FFFFFF"/>
              </w:rPr>
              <w:t>Offshore</w:t>
            </w:r>
            <w:r>
              <w:rPr>
                <w:rFonts w:ascii="Arial" w:eastAsia="Times New Roman" w:hAnsi="Arial" w:cs="Arial"/>
                <w:color w:val="0A0A0A"/>
                <w:sz w:val="21"/>
                <w:szCs w:val="21"/>
                <w:shd w:val="clear" w:color="auto" w:fill="FFFFFF"/>
              </w:rPr>
              <w:t>)</w:t>
            </w:r>
          </w:p>
        </w:tc>
        <w:tc>
          <w:tcPr>
            <w:tcW w:w="1843" w:type="dxa"/>
          </w:tcPr>
          <w:p w14:paraId="64CEFCE4" w14:textId="2A74CD21" w:rsidR="001B1E7C" w:rsidRPr="00CD1F73" w:rsidRDefault="00CD1F73" w:rsidP="00200BC7">
            <w:pPr>
              <w:spacing w:line="276" w:lineRule="auto"/>
              <w:rPr>
                <w:rStyle w:val="Hyperlink"/>
                <w:color w:val="000000" w:themeColor="text1"/>
                <w:sz w:val="18"/>
                <w:szCs w:val="18"/>
                <w:u w:val="none"/>
              </w:rPr>
            </w:pPr>
            <w:r w:rsidRPr="00CD1F73">
              <w:rPr>
                <w:rStyle w:val="Hyperlink"/>
                <w:color w:val="000000" w:themeColor="text1"/>
                <w:sz w:val="18"/>
                <w:szCs w:val="18"/>
                <w:u w:val="none"/>
              </w:rPr>
              <w:t>Mountainous/Rivers</w:t>
            </w:r>
          </w:p>
        </w:tc>
        <w:tc>
          <w:tcPr>
            <w:tcW w:w="2390" w:type="dxa"/>
          </w:tcPr>
          <w:p w14:paraId="39D85FBF" w14:textId="15ED4C2C" w:rsidR="001B1E7C" w:rsidRPr="00BE6062" w:rsidRDefault="00B77CD0" w:rsidP="00200BC7">
            <w:pPr>
              <w:spacing w:line="276" w:lineRule="auto"/>
              <w:rPr>
                <w:rStyle w:val="Hyperlink"/>
                <w:color w:val="000000" w:themeColor="text1"/>
                <w:szCs w:val="24"/>
                <w:u w:val="none"/>
              </w:rPr>
            </w:pPr>
            <w:r>
              <w:rPr>
                <w:rStyle w:val="Hyperlink"/>
                <w:color w:val="000000" w:themeColor="text1"/>
                <w:szCs w:val="24"/>
                <w:u w:val="none"/>
              </w:rPr>
              <w:t>Near agricultural sources</w:t>
            </w:r>
          </w:p>
        </w:tc>
      </w:tr>
      <w:tr w:rsidR="001B1E7C" w14:paraId="045BABE1" w14:textId="3CDDFDE0" w:rsidTr="00B50AC0">
        <w:tc>
          <w:tcPr>
            <w:tcW w:w="1590" w:type="dxa"/>
          </w:tcPr>
          <w:p w14:paraId="4D7FCB63" w14:textId="72578B2F" w:rsidR="001B1E7C" w:rsidRPr="00D55431" w:rsidRDefault="00D55431" w:rsidP="00200BC7">
            <w:pPr>
              <w:spacing w:line="276" w:lineRule="auto"/>
              <w:rPr>
                <w:rStyle w:val="Hyperlink"/>
                <w:color w:val="000000" w:themeColor="text1"/>
                <w:szCs w:val="24"/>
                <w:u w:val="none"/>
              </w:rPr>
            </w:pPr>
            <w:r>
              <w:rPr>
                <w:rStyle w:val="Strong"/>
                <w:rFonts w:ascii="Arial" w:eastAsia="Times New Roman" w:hAnsi="Arial" w:cs="Arial"/>
                <w:color w:val="0A0A0A"/>
                <w:sz w:val="21"/>
                <w:szCs w:val="21"/>
                <w:shd w:val="clear" w:color="auto" w:fill="FFFFFF"/>
              </w:rPr>
              <w:t>Main Use</w:t>
            </w:r>
          </w:p>
        </w:tc>
        <w:tc>
          <w:tcPr>
            <w:tcW w:w="1276" w:type="dxa"/>
          </w:tcPr>
          <w:p w14:paraId="3AAA7E64" w14:textId="7BDDBCF3" w:rsidR="001B1E7C" w:rsidRPr="00765252" w:rsidRDefault="00765252"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Electricity (Local/Grid)</w:t>
            </w:r>
          </w:p>
        </w:tc>
        <w:tc>
          <w:tcPr>
            <w:tcW w:w="1334" w:type="dxa"/>
          </w:tcPr>
          <w:p w14:paraId="39BF8B9C" w14:textId="0C9ED8AA" w:rsidR="001B1E7C" w:rsidRPr="009071F8" w:rsidRDefault="009071F8"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Electricity (Grid)</w:t>
            </w:r>
          </w:p>
        </w:tc>
        <w:tc>
          <w:tcPr>
            <w:tcW w:w="1843" w:type="dxa"/>
          </w:tcPr>
          <w:p w14:paraId="7151570E" w14:textId="0ABE839E" w:rsidR="001B1E7C" w:rsidRPr="009071F8" w:rsidRDefault="006B6241"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Electricity (Grid)</w:t>
            </w:r>
          </w:p>
        </w:tc>
        <w:tc>
          <w:tcPr>
            <w:tcW w:w="2390" w:type="dxa"/>
          </w:tcPr>
          <w:p w14:paraId="2B614BE6" w14:textId="53A10950" w:rsidR="001B1E7C" w:rsidRPr="00BE6062" w:rsidRDefault="00230783"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Heat &amp; Electricity</w:t>
            </w:r>
          </w:p>
        </w:tc>
      </w:tr>
      <w:tr w:rsidR="001B1E7C" w14:paraId="6310E225" w14:textId="4EA98202" w:rsidTr="00B50AC0">
        <w:tc>
          <w:tcPr>
            <w:tcW w:w="1590" w:type="dxa"/>
          </w:tcPr>
          <w:p w14:paraId="1A615A7E" w14:textId="03B197E0" w:rsidR="001B1E7C" w:rsidRPr="00B26D6C" w:rsidRDefault="00B26D6C" w:rsidP="00200BC7">
            <w:pPr>
              <w:spacing w:line="276" w:lineRule="auto"/>
              <w:rPr>
                <w:rStyle w:val="Hyperlink"/>
                <w:color w:val="000000" w:themeColor="text1"/>
                <w:szCs w:val="24"/>
                <w:u w:val="none"/>
              </w:rPr>
            </w:pPr>
            <w:r>
              <w:rPr>
                <w:rStyle w:val="Strong"/>
                <w:rFonts w:ascii="Arial" w:eastAsia="Times New Roman" w:hAnsi="Arial" w:cs="Arial"/>
                <w:color w:val="0A0A0A"/>
                <w:sz w:val="21"/>
                <w:szCs w:val="21"/>
                <w:shd w:val="clear" w:color="auto" w:fill="FFFFFF"/>
              </w:rPr>
              <w:t>Relative Cost</w:t>
            </w:r>
          </w:p>
        </w:tc>
        <w:tc>
          <w:tcPr>
            <w:tcW w:w="1276" w:type="dxa"/>
          </w:tcPr>
          <w:p w14:paraId="23D95650" w14:textId="4E97B8A6" w:rsidR="001B1E7C" w:rsidRPr="00D85F29" w:rsidRDefault="00D85F29"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Decreasing rapidly</w:t>
            </w:r>
          </w:p>
        </w:tc>
        <w:tc>
          <w:tcPr>
            <w:tcW w:w="1334" w:type="dxa"/>
          </w:tcPr>
          <w:p w14:paraId="63D0F9ED" w14:textId="6B3E5403" w:rsidR="001B1E7C" w:rsidRPr="00E64C77" w:rsidRDefault="00E64C77" w:rsidP="00200BC7">
            <w:pPr>
              <w:spacing w:line="276" w:lineRule="auto"/>
              <w:rPr>
                <w:rStyle w:val="Hyperlink"/>
                <w:color w:val="000000" w:themeColor="text1"/>
                <w:sz w:val="22"/>
                <w:u w:val="none"/>
              </w:rPr>
            </w:pPr>
            <w:r>
              <w:rPr>
                <w:rFonts w:ascii="Arial" w:eastAsia="Times New Roman" w:hAnsi="Arial" w:cs="Arial"/>
                <w:color w:val="0A0A0A"/>
                <w:sz w:val="21"/>
                <w:szCs w:val="21"/>
                <w:shd w:val="clear" w:color="auto" w:fill="FFFFFF"/>
              </w:rPr>
              <w:t>Lowering (Offshore high)</w:t>
            </w:r>
          </w:p>
        </w:tc>
        <w:tc>
          <w:tcPr>
            <w:tcW w:w="1843" w:type="dxa"/>
          </w:tcPr>
          <w:p w14:paraId="1CCF87B8" w14:textId="21E5765B" w:rsidR="001B1E7C" w:rsidRPr="001E56B9" w:rsidRDefault="001E56B9"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High upfront cost</w:t>
            </w:r>
          </w:p>
        </w:tc>
        <w:tc>
          <w:tcPr>
            <w:tcW w:w="2390" w:type="dxa"/>
          </w:tcPr>
          <w:p w14:paraId="57ED5D31" w14:textId="512C8FC6" w:rsidR="001B1E7C" w:rsidRPr="00D473A0" w:rsidRDefault="00D473A0"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Moderate cost</w:t>
            </w:r>
          </w:p>
        </w:tc>
      </w:tr>
      <w:tr w:rsidR="001B1E7C" w14:paraId="5D79DC8A" w14:textId="481D122B" w:rsidTr="00B50AC0">
        <w:tc>
          <w:tcPr>
            <w:tcW w:w="1590" w:type="dxa"/>
          </w:tcPr>
          <w:p w14:paraId="62BD73C2" w14:textId="77777777" w:rsidR="00930D7E" w:rsidRDefault="00930D7E" w:rsidP="00200BC7">
            <w:pPr>
              <w:spacing w:line="276" w:lineRule="auto"/>
              <w:rPr>
                <w:rStyle w:val="Strong"/>
                <w:rFonts w:ascii="Arial" w:eastAsia="Times New Roman" w:hAnsi="Arial" w:cs="Arial"/>
                <w:color w:val="0A0A0A"/>
                <w:sz w:val="21"/>
                <w:szCs w:val="21"/>
                <w:shd w:val="clear" w:color="auto" w:fill="FFFFFF"/>
              </w:rPr>
            </w:pPr>
            <w:r>
              <w:rPr>
                <w:rStyle w:val="Strong"/>
                <w:rFonts w:ascii="Arial" w:eastAsia="Times New Roman" w:hAnsi="Arial" w:cs="Arial"/>
                <w:color w:val="0A0A0A"/>
                <w:sz w:val="21"/>
                <w:szCs w:val="21"/>
                <w:shd w:val="clear" w:color="auto" w:fill="FFFFFF"/>
              </w:rPr>
              <w:t>Environ</w:t>
            </w:r>
          </w:p>
          <w:p w14:paraId="19C0989C" w14:textId="34D1768B" w:rsidR="001B1E7C" w:rsidRPr="00930D7E" w:rsidRDefault="00930D7E" w:rsidP="00200BC7">
            <w:pPr>
              <w:spacing w:line="276" w:lineRule="auto"/>
              <w:rPr>
                <w:rStyle w:val="Hyperlink"/>
                <w:color w:val="000000" w:themeColor="text1"/>
                <w:szCs w:val="24"/>
                <w:u w:val="none"/>
              </w:rPr>
            </w:pPr>
            <w:r>
              <w:rPr>
                <w:rStyle w:val="Strong"/>
                <w:rFonts w:ascii="Arial" w:eastAsia="Times New Roman" w:hAnsi="Arial" w:cs="Arial"/>
                <w:color w:val="0A0A0A"/>
                <w:sz w:val="21"/>
                <w:szCs w:val="21"/>
                <w:shd w:val="clear" w:color="auto" w:fill="FFFFFF"/>
              </w:rPr>
              <w:t>mental</w:t>
            </w:r>
          </w:p>
        </w:tc>
        <w:tc>
          <w:tcPr>
            <w:tcW w:w="1276" w:type="dxa"/>
          </w:tcPr>
          <w:p w14:paraId="0CAB531F" w14:textId="624D2578" w:rsidR="001B1E7C" w:rsidRPr="009951D4" w:rsidRDefault="009951D4"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Low emission</w:t>
            </w:r>
          </w:p>
        </w:tc>
        <w:tc>
          <w:tcPr>
            <w:tcW w:w="1334" w:type="dxa"/>
          </w:tcPr>
          <w:p w14:paraId="23A07374" w14:textId="1382EB55" w:rsidR="001B1E7C" w:rsidRPr="008B08D4" w:rsidRDefault="008B08D4"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Minimal (Visual/Noise)</w:t>
            </w:r>
          </w:p>
        </w:tc>
        <w:tc>
          <w:tcPr>
            <w:tcW w:w="1843" w:type="dxa"/>
          </w:tcPr>
          <w:p w14:paraId="023BE2A5" w14:textId="6B9A300A" w:rsidR="001B1E7C" w:rsidRPr="003112CD" w:rsidRDefault="003112CD"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Ecosystem impact</w:t>
            </w:r>
          </w:p>
        </w:tc>
        <w:tc>
          <w:tcPr>
            <w:tcW w:w="2390" w:type="dxa"/>
          </w:tcPr>
          <w:p w14:paraId="1E4ECEA5" w14:textId="68C1E69D" w:rsidR="001B1E7C" w:rsidRPr="00DA6BDF" w:rsidRDefault="00DA6BDF" w:rsidP="00200BC7">
            <w:pPr>
              <w:spacing w:line="276" w:lineRule="auto"/>
              <w:rPr>
                <w:rStyle w:val="Hyperlink"/>
                <w:color w:val="000000" w:themeColor="text1"/>
                <w:szCs w:val="24"/>
                <w:u w:val="none"/>
              </w:rPr>
            </w:pPr>
            <w:r>
              <w:rPr>
                <w:rFonts w:ascii="Arial" w:eastAsia="Times New Roman" w:hAnsi="Arial" w:cs="Arial"/>
                <w:color w:val="0A0A0A"/>
                <w:sz w:val="21"/>
                <w:szCs w:val="21"/>
                <w:shd w:val="clear" w:color="auto" w:fill="FFFFFF"/>
              </w:rPr>
              <w:t>Carbon neutral potential</w:t>
            </w:r>
          </w:p>
        </w:tc>
      </w:tr>
    </w:tbl>
    <w:p w14:paraId="1EC7C1CD" w14:textId="2C7B0D11" w:rsidR="00B004EF" w:rsidRDefault="00BB71BF" w:rsidP="00200BC7">
      <w:pPr>
        <w:spacing w:line="276" w:lineRule="auto"/>
        <w:rPr>
          <w:rStyle w:val="Hyperlink"/>
          <w:color w:val="000000" w:themeColor="text1"/>
          <w:sz w:val="32"/>
          <w:szCs w:val="32"/>
          <w:u w:val="none"/>
        </w:rPr>
      </w:pPr>
      <w:r>
        <w:rPr>
          <w:noProof/>
          <w:color w:val="000000" w:themeColor="text1"/>
          <w:sz w:val="32"/>
          <w:szCs w:val="32"/>
        </w:rPr>
        <w:drawing>
          <wp:anchor distT="0" distB="0" distL="114300" distR="114300" simplePos="0" relativeHeight="251658268" behindDoc="0" locked="0" layoutInCell="1" allowOverlap="1" wp14:anchorId="3853C99E" wp14:editId="0FCECC43">
            <wp:simplePos x="0" y="0"/>
            <wp:positionH relativeFrom="column">
              <wp:posOffset>-620829</wp:posOffset>
            </wp:positionH>
            <wp:positionV relativeFrom="paragraph">
              <wp:posOffset>803877</wp:posOffset>
            </wp:positionV>
            <wp:extent cx="6295390" cy="3474151"/>
            <wp:effectExtent l="0" t="0" r="0" b="0"/>
            <wp:wrapTopAndBottom/>
            <wp:docPr id="188551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19129" name="Picture 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295390" cy="3474151"/>
                    </a:xfrm>
                    <a:prstGeom prst="rect">
                      <a:avLst/>
                    </a:prstGeom>
                  </pic:spPr>
                </pic:pic>
              </a:graphicData>
            </a:graphic>
            <wp14:sizeRelH relativeFrom="margin">
              <wp14:pctWidth>0</wp14:pctWidth>
            </wp14:sizeRelH>
            <wp14:sizeRelV relativeFrom="margin">
              <wp14:pctHeight>0</wp14:pctHeight>
            </wp14:sizeRelV>
          </wp:anchor>
        </w:drawing>
      </w:r>
    </w:p>
    <w:p w14:paraId="065E9819" w14:textId="77777777" w:rsidR="00BB71BF" w:rsidRDefault="00BB71BF">
      <w:pPr>
        <w:spacing w:line="276" w:lineRule="auto"/>
        <w:rPr>
          <w:rStyle w:val="Hyperlink"/>
          <w:color w:val="000000" w:themeColor="text1"/>
          <w:sz w:val="32"/>
          <w:szCs w:val="32"/>
          <w:u w:val="none"/>
        </w:rPr>
      </w:pPr>
      <w:r>
        <w:rPr>
          <w:rStyle w:val="Hyperlink"/>
          <w:color w:val="000000" w:themeColor="text1"/>
          <w:sz w:val="32"/>
          <w:szCs w:val="32"/>
          <w:u w:val="none"/>
        </w:rPr>
        <w:br w:type="page"/>
      </w:r>
    </w:p>
    <w:p w14:paraId="0BDE5339" w14:textId="7CD17616" w:rsidR="00136BAA" w:rsidRDefault="00136BAA">
      <w:pPr>
        <w:spacing w:line="276" w:lineRule="auto"/>
        <w:rPr>
          <w:rStyle w:val="Hyperlink"/>
          <w:color w:val="000000" w:themeColor="text1"/>
          <w:sz w:val="32"/>
          <w:szCs w:val="32"/>
          <w:u w:val="none"/>
        </w:rPr>
      </w:pPr>
      <w:r>
        <w:rPr>
          <w:noProof/>
          <w:color w:val="000000" w:themeColor="text1"/>
          <w:sz w:val="32"/>
          <w:szCs w:val="32"/>
        </w:rPr>
        <w:lastRenderedPageBreak/>
        <w:drawing>
          <wp:anchor distT="0" distB="0" distL="114300" distR="114300" simplePos="0" relativeHeight="251658259" behindDoc="0" locked="0" layoutInCell="1" allowOverlap="1" wp14:anchorId="241CC64C" wp14:editId="6E7B317B">
            <wp:simplePos x="0" y="0"/>
            <wp:positionH relativeFrom="column">
              <wp:posOffset>-226060</wp:posOffset>
            </wp:positionH>
            <wp:positionV relativeFrom="paragraph">
              <wp:posOffset>0</wp:posOffset>
            </wp:positionV>
            <wp:extent cx="5655310" cy="2792730"/>
            <wp:effectExtent l="0" t="0" r="2540" b="7620"/>
            <wp:wrapTopAndBottom/>
            <wp:docPr id="1816556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56352" name="Picture 1816556352"/>
                    <pic:cNvPicPr/>
                  </pic:nvPicPr>
                  <pic:blipFill>
                    <a:blip r:embed="rId85">
                      <a:extLst>
                        <a:ext uri="{28A0092B-C50C-407E-A947-70E740481C1C}">
                          <a14:useLocalDpi xmlns:a14="http://schemas.microsoft.com/office/drawing/2010/main" val="0"/>
                        </a:ext>
                      </a:extLst>
                    </a:blip>
                    <a:stretch>
                      <a:fillRect/>
                    </a:stretch>
                  </pic:blipFill>
                  <pic:spPr>
                    <a:xfrm>
                      <a:off x="0" y="0"/>
                      <a:ext cx="5655310" cy="2792730"/>
                    </a:xfrm>
                    <a:prstGeom prst="rect">
                      <a:avLst/>
                    </a:prstGeom>
                  </pic:spPr>
                </pic:pic>
              </a:graphicData>
            </a:graphic>
            <wp14:sizeRelH relativeFrom="margin">
              <wp14:pctWidth>0</wp14:pctWidth>
            </wp14:sizeRelH>
            <wp14:sizeRelV relativeFrom="margin">
              <wp14:pctHeight>0</wp14:pctHeight>
            </wp14:sizeRelV>
          </wp:anchor>
        </w:drawing>
      </w:r>
      <w:r w:rsidR="000F5224">
        <w:rPr>
          <w:noProof/>
          <w:color w:val="000000" w:themeColor="text1"/>
          <w:sz w:val="32"/>
          <w:szCs w:val="32"/>
        </w:rPr>
        <w:drawing>
          <wp:anchor distT="0" distB="0" distL="114300" distR="114300" simplePos="0" relativeHeight="251658261" behindDoc="0" locked="0" layoutInCell="1" allowOverlap="1" wp14:anchorId="3673B293" wp14:editId="52629DE7">
            <wp:simplePos x="0" y="0"/>
            <wp:positionH relativeFrom="column">
              <wp:posOffset>-55245</wp:posOffset>
            </wp:positionH>
            <wp:positionV relativeFrom="paragraph">
              <wp:posOffset>5935980</wp:posOffset>
            </wp:positionV>
            <wp:extent cx="5230495" cy="2630170"/>
            <wp:effectExtent l="0" t="0" r="8255" b="0"/>
            <wp:wrapTopAndBottom/>
            <wp:docPr id="1793543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43481" name="Picture 1793543481"/>
                    <pic:cNvPicPr/>
                  </pic:nvPicPr>
                  <pic:blipFill>
                    <a:blip r:embed="rId86">
                      <a:extLst>
                        <a:ext uri="{28A0092B-C50C-407E-A947-70E740481C1C}">
                          <a14:useLocalDpi xmlns:a14="http://schemas.microsoft.com/office/drawing/2010/main" val="0"/>
                        </a:ext>
                      </a:extLst>
                    </a:blip>
                    <a:stretch>
                      <a:fillRect/>
                    </a:stretch>
                  </pic:blipFill>
                  <pic:spPr>
                    <a:xfrm>
                      <a:off x="0" y="0"/>
                      <a:ext cx="5230495" cy="2630170"/>
                    </a:xfrm>
                    <a:prstGeom prst="rect">
                      <a:avLst/>
                    </a:prstGeom>
                  </pic:spPr>
                </pic:pic>
              </a:graphicData>
            </a:graphic>
            <wp14:sizeRelV relativeFrom="margin">
              <wp14:pctHeight>0</wp14:pctHeight>
            </wp14:sizeRelV>
          </wp:anchor>
        </w:drawing>
      </w:r>
      <w:r w:rsidR="000F5224">
        <w:rPr>
          <w:noProof/>
          <w:color w:val="000000" w:themeColor="text1"/>
          <w:sz w:val="32"/>
          <w:szCs w:val="32"/>
        </w:rPr>
        <w:drawing>
          <wp:anchor distT="0" distB="0" distL="114300" distR="114300" simplePos="0" relativeHeight="251658260" behindDoc="0" locked="0" layoutInCell="1" allowOverlap="1" wp14:anchorId="448BC2C6" wp14:editId="66700918">
            <wp:simplePos x="0" y="0"/>
            <wp:positionH relativeFrom="column">
              <wp:posOffset>-325120</wp:posOffset>
            </wp:positionH>
            <wp:positionV relativeFrom="paragraph">
              <wp:posOffset>2988310</wp:posOffset>
            </wp:positionV>
            <wp:extent cx="5755005" cy="2663190"/>
            <wp:effectExtent l="0" t="0" r="0" b="3810"/>
            <wp:wrapTopAndBottom/>
            <wp:docPr id="1359325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25312" name="Picture 1359325312"/>
                    <pic:cNvPicPr/>
                  </pic:nvPicPr>
                  <pic:blipFill>
                    <a:blip r:embed="rId87">
                      <a:extLst>
                        <a:ext uri="{28A0092B-C50C-407E-A947-70E740481C1C}">
                          <a14:useLocalDpi xmlns:a14="http://schemas.microsoft.com/office/drawing/2010/main" val="0"/>
                        </a:ext>
                      </a:extLst>
                    </a:blip>
                    <a:stretch>
                      <a:fillRect/>
                    </a:stretch>
                  </pic:blipFill>
                  <pic:spPr>
                    <a:xfrm>
                      <a:off x="0" y="0"/>
                      <a:ext cx="5755005" cy="2663190"/>
                    </a:xfrm>
                    <a:prstGeom prst="rect">
                      <a:avLst/>
                    </a:prstGeom>
                  </pic:spPr>
                </pic:pic>
              </a:graphicData>
            </a:graphic>
            <wp14:sizeRelH relativeFrom="margin">
              <wp14:pctWidth>0</wp14:pctWidth>
            </wp14:sizeRelH>
            <wp14:sizeRelV relativeFrom="margin">
              <wp14:pctHeight>0</wp14:pctHeight>
            </wp14:sizeRelV>
          </wp:anchor>
        </w:drawing>
      </w:r>
      <w:r>
        <w:rPr>
          <w:rStyle w:val="Hyperlink"/>
          <w:color w:val="000000" w:themeColor="text1"/>
          <w:sz w:val="32"/>
          <w:szCs w:val="32"/>
          <w:u w:val="none"/>
        </w:rPr>
        <w:br w:type="page"/>
      </w:r>
    </w:p>
    <w:p w14:paraId="5D844B49" w14:textId="32D599B1" w:rsidR="004C3F70" w:rsidRDefault="00543CD1" w:rsidP="006513B3">
      <w:pPr>
        <w:pStyle w:val="ListParagraph"/>
        <w:spacing w:line="276" w:lineRule="auto"/>
        <w:rPr>
          <w:rStyle w:val="Hyperlink"/>
          <w:color w:val="000000" w:themeColor="text1"/>
          <w:sz w:val="32"/>
          <w:szCs w:val="32"/>
          <w:u w:val="none"/>
        </w:rPr>
      </w:pPr>
      <w:r>
        <w:rPr>
          <w:rStyle w:val="Hyperlink"/>
          <w:color w:val="000000" w:themeColor="text1"/>
          <w:sz w:val="32"/>
          <w:szCs w:val="32"/>
          <w:u w:val="none"/>
        </w:rPr>
        <w:lastRenderedPageBreak/>
        <w:t>●</w:t>
      </w:r>
      <w:r w:rsidR="00A31D2A" w:rsidRPr="00D533FA">
        <w:rPr>
          <w:rStyle w:val="Hyperlink"/>
          <w:color w:val="000000" w:themeColor="text1"/>
          <w:sz w:val="32"/>
          <w:szCs w:val="32"/>
          <w:u w:val="none"/>
        </w:rPr>
        <w:t xml:space="preserve">The advantages and disadvantages of using nuclear fuel as a source of energy must also be described. Sustainability, cost, risks to </w:t>
      </w:r>
      <w:r w:rsidR="00E80997" w:rsidRPr="00D533FA">
        <w:rPr>
          <w:rStyle w:val="Hyperlink"/>
          <w:color w:val="000000" w:themeColor="text1"/>
          <w:sz w:val="32"/>
          <w:szCs w:val="32"/>
          <w:u w:val="none"/>
        </w:rPr>
        <w:t>the environment</w:t>
      </w:r>
      <w:r w:rsidR="00A31D2A" w:rsidRPr="00D533FA">
        <w:rPr>
          <w:rStyle w:val="Hyperlink"/>
          <w:color w:val="000000" w:themeColor="text1"/>
          <w:sz w:val="32"/>
          <w:szCs w:val="32"/>
          <w:u w:val="none"/>
        </w:rPr>
        <w:t xml:space="preserve"> and the safe disposal of radioactive waste must be</w:t>
      </w:r>
      <w:r w:rsidR="00E80997" w:rsidRPr="00D533FA">
        <w:rPr>
          <w:rStyle w:val="Hyperlink"/>
          <w:color w:val="000000" w:themeColor="text1"/>
          <w:sz w:val="32"/>
          <w:szCs w:val="32"/>
          <w:u w:val="none"/>
        </w:rPr>
        <w:t xml:space="preserve"> </w:t>
      </w:r>
      <w:r w:rsidR="00A31D2A" w:rsidRPr="00D533FA">
        <w:rPr>
          <w:rStyle w:val="Hyperlink"/>
          <w:color w:val="000000" w:themeColor="text1"/>
          <w:sz w:val="32"/>
          <w:szCs w:val="32"/>
          <w:u w:val="none"/>
        </w:rPr>
        <w:t>considered and described</w:t>
      </w:r>
      <w:r w:rsidR="00E80997" w:rsidRPr="00D533FA">
        <w:rPr>
          <w:rStyle w:val="Hyperlink"/>
          <w:color w:val="000000" w:themeColor="text1"/>
          <w:sz w:val="32"/>
          <w:szCs w:val="32"/>
          <w:u w:val="none"/>
        </w:rPr>
        <w:t>.</w:t>
      </w:r>
    </w:p>
    <w:p w14:paraId="577A3A34" w14:textId="50343065" w:rsidR="00362168" w:rsidRDefault="00362168" w:rsidP="00D533FA">
      <w:pPr>
        <w:pStyle w:val="ListParagraph"/>
        <w:spacing w:line="276" w:lineRule="auto"/>
        <w:rPr>
          <w:rStyle w:val="Hyperlink"/>
          <w:color w:val="000000" w:themeColor="text1"/>
          <w:sz w:val="32"/>
          <w:szCs w:val="32"/>
          <w:u w:val="none"/>
        </w:rPr>
      </w:pPr>
    </w:p>
    <w:p w14:paraId="3C8728E6" w14:textId="51B9DB44" w:rsidR="00D87158" w:rsidRDefault="00D87158">
      <w:pPr>
        <w:spacing w:line="276" w:lineRule="auto"/>
        <w:rPr>
          <w:rStyle w:val="Hyperlink"/>
          <w:color w:val="000000" w:themeColor="text1"/>
          <w:sz w:val="32"/>
          <w:szCs w:val="32"/>
          <w:u w:val="none"/>
        </w:rPr>
      </w:pPr>
      <w:r>
        <w:rPr>
          <w:rStyle w:val="Hyperlink"/>
          <w:color w:val="000000" w:themeColor="text1"/>
          <w:sz w:val="32"/>
          <w:szCs w:val="32"/>
          <w:u w:val="none"/>
        </w:rPr>
        <w:t xml:space="preserve">Nuclear power offers significant benefits, primarily as a reliable, low-carbon energy source, but it also presents major challenges regarding waste disposal, high upfront costs, and safety risks. The key advantages and disadvantages, considering sustainability, cost, environmental impact, and waste. </w:t>
      </w:r>
    </w:p>
    <w:tbl>
      <w:tblPr>
        <w:tblW w:w="8656" w:type="dxa"/>
        <w:tblInd w:w="-576"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01"/>
        <w:gridCol w:w="3553"/>
        <w:gridCol w:w="3402"/>
      </w:tblGrid>
      <w:tr w:rsidR="007A4963" w14:paraId="1C86708E" w14:textId="77777777" w:rsidTr="00011D2E">
        <w:trPr>
          <w:trHeight w:val="393"/>
        </w:trPr>
        <w:tc>
          <w:tcPr>
            <w:tcW w:w="1701" w:type="dxa"/>
            <w:tcBorders>
              <w:bottom w:val="single" w:sz="6" w:space="0" w:color="D2D2D2"/>
            </w:tcBorders>
            <w:shd w:val="clear" w:color="auto" w:fill="FFFFFF"/>
            <w:tcMar>
              <w:top w:w="120" w:type="dxa"/>
              <w:left w:w="0" w:type="dxa"/>
              <w:bottom w:w="120" w:type="dxa"/>
              <w:right w:w="240" w:type="dxa"/>
            </w:tcMar>
            <w:hideMark/>
          </w:tcPr>
          <w:p w14:paraId="754718FE" w14:textId="77777777" w:rsidR="007A4963" w:rsidRDefault="007A4963">
            <w:pPr>
              <w:spacing w:line="330" w:lineRule="atLeast"/>
              <w:rPr>
                <w:rFonts w:ascii="Arial" w:eastAsia="Times New Roman" w:hAnsi="Arial" w:cs="Arial"/>
                <w:b/>
                <w:bCs/>
                <w:color w:val="0A0A0A"/>
                <w:sz w:val="21"/>
                <w:szCs w:val="21"/>
              </w:rPr>
            </w:pPr>
            <w:r>
              <w:rPr>
                <w:rFonts w:ascii="Arial" w:eastAsia="Times New Roman" w:hAnsi="Arial" w:cs="Arial"/>
                <w:b/>
                <w:bCs/>
                <w:color w:val="0A0A0A"/>
                <w:sz w:val="21"/>
                <w:szCs w:val="21"/>
              </w:rPr>
              <w:t>Category</w:t>
            </w:r>
            <w:r>
              <w:rPr>
                <w:rStyle w:val="vkekvd"/>
                <w:rFonts w:ascii="Arial" w:eastAsia="Times New Roman" w:hAnsi="Arial" w:cs="Arial"/>
                <w:b/>
                <w:bCs/>
                <w:color w:val="0A0A0A"/>
                <w:sz w:val="21"/>
                <w:szCs w:val="21"/>
              </w:rPr>
              <w:t> </w:t>
            </w:r>
          </w:p>
        </w:tc>
        <w:tc>
          <w:tcPr>
            <w:tcW w:w="3553" w:type="dxa"/>
            <w:tcBorders>
              <w:bottom w:val="single" w:sz="6" w:space="0" w:color="D2D2D2"/>
            </w:tcBorders>
            <w:shd w:val="clear" w:color="auto" w:fill="FFFFFF"/>
            <w:tcMar>
              <w:top w:w="120" w:type="dxa"/>
              <w:left w:w="0" w:type="dxa"/>
              <w:bottom w:w="120" w:type="dxa"/>
              <w:right w:w="240" w:type="dxa"/>
            </w:tcMar>
            <w:hideMark/>
          </w:tcPr>
          <w:p w14:paraId="4396C88D" w14:textId="77777777" w:rsidR="007A4963" w:rsidRDefault="007A4963">
            <w:pPr>
              <w:spacing w:line="330" w:lineRule="atLeast"/>
              <w:rPr>
                <w:rFonts w:ascii="Arial" w:eastAsia="Times New Roman" w:hAnsi="Arial" w:cs="Arial"/>
                <w:b/>
                <w:bCs/>
                <w:color w:val="0A0A0A"/>
                <w:sz w:val="21"/>
                <w:szCs w:val="21"/>
              </w:rPr>
            </w:pPr>
            <w:r>
              <w:rPr>
                <w:rFonts w:ascii="Arial" w:eastAsia="Times New Roman" w:hAnsi="Arial" w:cs="Arial"/>
                <w:b/>
                <w:bCs/>
                <w:color w:val="0A0A0A"/>
                <w:sz w:val="21"/>
                <w:szCs w:val="21"/>
              </w:rPr>
              <w:t>Advantages (Pros)</w:t>
            </w:r>
          </w:p>
        </w:tc>
        <w:tc>
          <w:tcPr>
            <w:tcW w:w="3402" w:type="dxa"/>
            <w:tcBorders>
              <w:bottom w:val="single" w:sz="6" w:space="0" w:color="D2D2D2"/>
            </w:tcBorders>
            <w:shd w:val="clear" w:color="auto" w:fill="FFFFFF"/>
            <w:tcMar>
              <w:top w:w="120" w:type="dxa"/>
              <w:left w:w="0" w:type="dxa"/>
              <w:bottom w:w="120" w:type="dxa"/>
              <w:right w:w="0" w:type="dxa"/>
            </w:tcMar>
            <w:hideMark/>
          </w:tcPr>
          <w:p w14:paraId="0A98A1DE" w14:textId="77777777" w:rsidR="007A4963" w:rsidRDefault="007A4963">
            <w:pPr>
              <w:spacing w:line="330" w:lineRule="atLeast"/>
              <w:rPr>
                <w:rFonts w:ascii="Arial" w:eastAsia="Times New Roman" w:hAnsi="Arial" w:cs="Arial"/>
                <w:b/>
                <w:bCs/>
                <w:color w:val="0A0A0A"/>
                <w:sz w:val="21"/>
                <w:szCs w:val="21"/>
              </w:rPr>
            </w:pPr>
            <w:r>
              <w:rPr>
                <w:rFonts w:ascii="Arial" w:eastAsia="Times New Roman" w:hAnsi="Arial" w:cs="Arial"/>
                <w:b/>
                <w:bCs/>
                <w:color w:val="0A0A0A"/>
                <w:sz w:val="21"/>
                <w:szCs w:val="21"/>
              </w:rPr>
              <w:t>Disadvantages (Cons)</w:t>
            </w:r>
          </w:p>
        </w:tc>
      </w:tr>
      <w:tr w:rsidR="007A4963" w14:paraId="22E67C51" w14:textId="77777777" w:rsidTr="00011D2E">
        <w:trPr>
          <w:trHeight w:val="2172"/>
        </w:trPr>
        <w:tc>
          <w:tcPr>
            <w:tcW w:w="1701" w:type="dxa"/>
            <w:tcBorders>
              <w:bottom w:val="single" w:sz="6" w:space="0" w:color="D2D2D2"/>
            </w:tcBorders>
            <w:shd w:val="clear" w:color="auto" w:fill="FFFFFF"/>
            <w:tcMar>
              <w:top w:w="180" w:type="dxa"/>
              <w:left w:w="0" w:type="dxa"/>
              <w:bottom w:w="180" w:type="dxa"/>
              <w:right w:w="240" w:type="dxa"/>
            </w:tcMar>
            <w:hideMark/>
          </w:tcPr>
          <w:p w14:paraId="6C98C62F" w14:textId="77777777" w:rsidR="007A4963" w:rsidRDefault="007A4963">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Sustainability</w:t>
            </w:r>
          </w:p>
        </w:tc>
        <w:tc>
          <w:tcPr>
            <w:tcW w:w="3553" w:type="dxa"/>
            <w:tcBorders>
              <w:bottom w:val="single" w:sz="6" w:space="0" w:color="D2D2D2"/>
            </w:tcBorders>
            <w:shd w:val="clear" w:color="auto" w:fill="FFFFFF"/>
            <w:tcMar>
              <w:top w:w="180" w:type="dxa"/>
              <w:left w:w="0" w:type="dxa"/>
              <w:bottom w:w="180" w:type="dxa"/>
              <w:right w:w="240" w:type="dxa"/>
            </w:tcMar>
            <w:hideMark/>
          </w:tcPr>
          <w:p w14:paraId="3BF7E7AB" w14:textId="77777777" w:rsidR="007A4963" w:rsidRDefault="007A4963">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w:t>
            </w:r>
            <w:r>
              <w:rPr>
                <w:rStyle w:val="Strong"/>
                <w:rFonts w:ascii="Arial" w:eastAsia="Times New Roman" w:hAnsi="Arial" w:cs="Arial"/>
                <w:color w:val="0A0A0A"/>
                <w:sz w:val="21"/>
                <w:szCs w:val="21"/>
              </w:rPr>
              <w:t>Low Carbon Emissions:</w:t>
            </w:r>
            <w:r>
              <w:rPr>
                <w:rFonts w:ascii="Arial" w:eastAsia="Times New Roman" w:hAnsi="Arial" w:cs="Arial"/>
                <w:color w:val="0A0A0A"/>
                <w:sz w:val="21"/>
                <w:szCs w:val="21"/>
              </w:rPr>
              <w:t> Nuclear power produces virtually no greenhouse gases or air pollutants during operation, making it a powerful tool for combating climate change and air pollution. Its life cycle carbon footprint is comparable to renewable energy sources like wind and solar.</w:t>
            </w:r>
          </w:p>
        </w:tc>
        <w:tc>
          <w:tcPr>
            <w:tcW w:w="3402" w:type="dxa"/>
            <w:tcBorders>
              <w:bottom w:val="single" w:sz="6" w:space="0" w:color="D2D2D2"/>
            </w:tcBorders>
            <w:shd w:val="clear" w:color="auto" w:fill="FFFFFF"/>
            <w:tcMar>
              <w:top w:w="180" w:type="dxa"/>
              <w:left w:w="0" w:type="dxa"/>
              <w:bottom w:w="180" w:type="dxa"/>
              <w:right w:w="0" w:type="dxa"/>
            </w:tcMar>
            <w:hideMark/>
          </w:tcPr>
          <w:p w14:paraId="307F68DC" w14:textId="77777777" w:rsidR="007A4963" w:rsidRDefault="007A4963">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w:t>
            </w:r>
            <w:r>
              <w:rPr>
                <w:rStyle w:val="Strong"/>
                <w:rFonts w:ascii="Arial" w:eastAsia="Times New Roman" w:hAnsi="Arial" w:cs="Arial"/>
                <w:color w:val="0A0A0A"/>
                <w:sz w:val="21"/>
                <w:szCs w:val="21"/>
              </w:rPr>
              <w:t>Non-Renewable Resource:</w:t>
            </w:r>
            <w:r>
              <w:rPr>
                <w:rFonts w:ascii="Arial" w:eastAsia="Times New Roman" w:hAnsi="Arial" w:cs="Arial"/>
                <w:color w:val="0A0A0A"/>
                <w:sz w:val="21"/>
                <w:szCs w:val="21"/>
              </w:rPr>
              <w:t> Uranium is a finite, non-renewable resource, meaning its supply is limited in the long term.</w:t>
            </w:r>
          </w:p>
        </w:tc>
      </w:tr>
      <w:tr w:rsidR="007A4963" w14:paraId="1B6AABE2" w14:textId="77777777" w:rsidTr="00011D2E">
        <w:trPr>
          <w:trHeight w:val="2426"/>
        </w:trPr>
        <w:tc>
          <w:tcPr>
            <w:tcW w:w="1701" w:type="dxa"/>
            <w:tcBorders>
              <w:bottom w:val="single" w:sz="6" w:space="0" w:color="D2D2D2"/>
            </w:tcBorders>
            <w:shd w:val="clear" w:color="auto" w:fill="FFFFFF"/>
            <w:tcMar>
              <w:top w:w="180" w:type="dxa"/>
              <w:left w:w="0" w:type="dxa"/>
              <w:bottom w:w="180" w:type="dxa"/>
              <w:right w:w="240" w:type="dxa"/>
            </w:tcMar>
            <w:hideMark/>
          </w:tcPr>
          <w:p w14:paraId="7F3BF255" w14:textId="77777777" w:rsidR="007A4963" w:rsidRDefault="007A4963">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Cost</w:t>
            </w:r>
          </w:p>
        </w:tc>
        <w:tc>
          <w:tcPr>
            <w:tcW w:w="3553" w:type="dxa"/>
            <w:tcBorders>
              <w:bottom w:val="single" w:sz="6" w:space="0" w:color="D2D2D2"/>
            </w:tcBorders>
            <w:shd w:val="clear" w:color="auto" w:fill="FFFFFF"/>
            <w:tcMar>
              <w:top w:w="180" w:type="dxa"/>
              <w:left w:w="0" w:type="dxa"/>
              <w:bottom w:w="180" w:type="dxa"/>
              <w:right w:w="240" w:type="dxa"/>
            </w:tcMar>
            <w:hideMark/>
          </w:tcPr>
          <w:p w14:paraId="39CCAEF3" w14:textId="77777777" w:rsidR="007A4963" w:rsidRDefault="007A4963">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w:t>
            </w:r>
            <w:r>
              <w:rPr>
                <w:rStyle w:val="Strong"/>
                <w:rFonts w:ascii="Arial" w:eastAsia="Times New Roman" w:hAnsi="Arial" w:cs="Arial"/>
                <w:color w:val="0A0A0A"/>
                <w:sz w:val="21"/>
                <w:szCs w:val="21"/>
              </w:rPr>
              <w:t>Stable, Competitive Operating Costs:</w:t>
            </w:r>
            <w:r>
              <w:rPr>
                <w:rFonts w:ascii="Arial" w:eastAsia="Times New Roman" w:hAnsi="Arial" w:cs="Arial"/>
                <w:color w:val="0A0A0A"/>
                <w:sz w:val="21"/>
                <w:szCs w:val="21"/>
              </w:rPr>
              <w:t> Once a plant is operational, nuclear energy has very low and stable variable costs, making it cost-competitive with fossil fuels in many cases. * </w:t>
            </w:r>
            <w:r>
              <w:rPr>
                <w:rStyle w:val="Strong"/>
                <w:rFonts w:ascii="Arial" w:eastAsia="Times New Roman" w:hAnsi="Arial" w:cs="Arial"/>
                <w:color w:val="0A0A0A"/>
                <w:sz w:val="21"/>
                <w:szCs w:val="21"/>
              </w:rPr>
              <w:t>Energy Security:</w:t>
            </w:r>
            <w:r>
              <w:rPr>
                <w:rFonts w:ascii="Arial" w:eastAsia="Times New Roman" w:hAnsi="Arial" w:cs="Arial"/>
                <w:color w:val="0A0A0A"/>
                <w:sz w:val="21"/>
                <w:szCs w:val="21"/>
              </w:rPr>
              <w:t xml:space="preserve"> Provides a consistent, reliable </w:t>
            </w:r>
            <w:proofErr w:type="spellStart"/>
            <w:r>
              <w:rPr>
                <w:rFonts w:ascii="Arial" w:eastAsia="Times New Roman" w:hAnsi="Arial" w:cs="Arial"/>
                <w:color w:val="0A0A0A"/>
                <w:sz w:val="21"/>
                <w:szCs w:val="21"/>
              </w:rPr>
              <w:t>baseload</w:t>
            </w:r>
            <w:proofErr w:type="spellEnd"/>
            <w:r>
              <w:rPr>
                <w:rFonts w:ascii="Arial" w:eastAsia="Times New Roman" w:hAnsi="Arial" w:cs="Arial"/>
                <w:color w:val="0A0A0A"/>
                <w:sz w:val="21"/>
                <w:szCs w:val="21"/>
              </w:rPr>
              <w:t xml:space="preserve"> power supply, reducing dependence on imported fossil fuels.</w:t>
            </w:r>
          </w:p>
        </w:tc>
        <w:tc>
          <w:tcPr>
            <w:tcW w:w="3402" w:type="dxa"/>
            <w:tcBorders>
              <w:bottom w:val="single" w:sz="6" w:space="0" w:color="D2D2D2"/>
            </w:tcBorders>
            <w:shd w:val="clear" w:color="auto" w:fill="FFFFFF"/>
            <w:tcMar>
              <w:top w:w="180" w:type="dxa"/>
              <w:left w:w="0" w:type="dxa"/>
              <w:bottom w:w="180" w:type="dxa"/>
              <w:right w:w="0" w:type="dxa"/>
            </w:tcMar>
            <w:hideMark/>
          </w:tcPr>
          <w:p w14:paraId="7C6074B8" w14:textId="77777777" w:rsidR="007A4963" w:rsidRDefault="007A4963">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w:t>
            </w:r>
            <w:r>
              <w:rPr>
                <w:rStyle w:val="Strong"/>
                <w:rFonts w:ascii="Arial" w:eastAsia="Times New Roman" w:hAnsi="Arial" w:cs="Arial"/>
                <w:color w:val="0A0A0A"/>
                <w:sz w:val="21"/>
                <w:szCs w:val="21"/>
              </w:rPr>
              <w:t>High Capital Costs:</w:t>
            </w:r>
            <w:r>
              <w:rPr>
                <w:rFonts w:ascii="Arial" w:eastAsia="Times New Roman" w:hAnsi="Arial" w:cs="Arial"/>
                <w:color w:val="0A0A0A"/>
                <w:sz w:val="21"/>
                <w:szCs w:val="21"/>
              </w:rPr>
              <w:t> New nuclear power plants have very high development and construction costs, which are sensitive to interest rates and financing. * </w:t>
            </w:r>
            <w:r>
              <w:rPr>
                <w:rStyle w:val="Strong"/>
                <w:rFonts w:ascii="Arial" w:eastAsia="Times New Roman" w:hAnsi="Arial" w:cs="Arial"/>
                <w:color w:val="0A0A0A"/>
                <w:sz w:val="21"/>
                <w:szCs w:val="21"/>
              </w:rPr>
              <w:t>Long Construction Times:</w:t>
            </w:r>
            <w:r>
              <w:rPr>
                <w:rFonts w:ascii="Arial" w:eastAsia="Times New Roman" w:hAnsi="Arial" w:cs="Arial"/>
                <w:color w:val="0A0A0A"/>
                <w:sz w:val="21"/>
                <w:szCs w:val="21"/>
              </w:rPr>
              <w:t> Construction timeframes can be lengthy, adding to the financial burden.</w:t>
            </w:r>
          </w:p>
        </w:tc>
      </w:tr>
      <w:tr w:rsidR="007A4963" w14:paraId="1DFC3984" w14:textId="77777777" w:rsidTr="00011D2E">
        <w:trPr>
          <w:trHeight w:val="1261"/>
        </w:trPr>
        <w:tc>
          <w:tcPr>
            <w:tcW w:w="1701" w:type="dxa"/>
            <w:tcBorders>
              <w:bottom w:val="single" w:sz="6" w:space="0" w:color="D2D2D2"/>
            </w:tcBorders>
            <w:shd w:val="clear" w:color="auto" w:fill="FFFFFF"/>
            <w:tcMar>
              <w:top w:w="180" w:type="dxa"/>
              <w:left w:w="0" w:type="dxa"/>
              <w:bottom w:w="180" w:type="dxa"/>
              <w:right w:w="240" w:type="dxa"/>
            </w:tcMar>
            <w:hideMark/>
          </w:tcPr>
          <w:p w14:paraId="6650CC4C" w14:textId="77777777" w:rsidR="007A4963" w:rsidRDefault="007A4963">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lastRenderedPageBreak/>
              <w:t>Risks to the Environment</w:t>
            </w:r>
          </w:p>
        </w:tc>
        <w:tc>
          <w:tcPr>
            <w:tcW w:w="3553" w:type="dxa"/>
            <w:tcBorders>
              <w:bottom w:val="single" w:sz="6" w:space="0" w:color="D2D2D2"/>
            </w:tcBorders>
            <w:shd w:val="clear" w:color="auto" w:fill="FFFFFF"/>
            <w:tcMar>
              <w:top w:w="180" w:type="dxa"/>
              <w:left w:w="0" w:type="dxa"/>
              <w:bottom w:w="180" w:type="dxa"/>
              <w:right w:w="240" w:type="dxa"/>
            </w:tcMar>
            <w:hideMark/>
          </w:tcPr>
          <w:p w14:paraId="44BA7F96" w14:textId="77777777" w:rsidR="007A4963" w:rsidRDefault="007A4963">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w:t>
            </w:r>
            <w:r>
              <w:rPr>
                <w:rStyle w:val="Strong"/>
                <w:rFonts w:ascii="Arial" w:eastAsia="Times New Roman" w:hAnsi="Arial" w:cs="Arial"/>
                <w:color w:val="0A0A0A"/>
                <w:sz w:val="21"/>
                <w:szCs w:val="21"/>
              </w:rPr>
              <w:t>Small Land Footprint:</w:t>
            </w:r>
            <w:r>
              <w:rPr>
                <w:rFonts w:ascii="Arial" w:eastAsia="Times New Roman" w:hAnsi="Arial" w:cs="Arial"/>
                <w:color w:val="0A0A0A"/>
                <w:sz w:val="21"/>
                <w:szCs w:val="21"/>
              </w:rPr>
              <w:t> Nuclear power plants require less land than most other energy sources to produce the same amount of electricity. * </w:t>
            </w:r>
            <w:r>
              <w:rPr>
                <w:rStyle w:val="Strong"/>
                <w:rFonts w:ascii="Arial" w:eastAsia="Times New Roman" w:hAnsi="Arial" w:cs="Arial"/>
                <w:color w:val="0A0A0A"/>
                <w:sz w:val="21"/>
                <w:szCs w:val="21"/>
              </w:rPr>
              <w:t>Waste Fully Contained:</w:t>
            </w:r>
            <w:r>
              <w:rPr>
                <w:rFonts w:ascii="Arial" w:eastAsia="Times New Roman" w:hAnsi="Arial" w:cs="Arial"/>
                <w:color w:val="0A0A0A"/>
                <w:sz w:val="21"/>
                <w:szCs w:val="21"/>
              </w:rPr>
              <w:t> The industry fully contains its waste and emissions, unlike fossil fuels, which release pollutants directly into the environment.</w:t>
            </w:r>
          </w:p>
        </w:tc>
        <w:tc>
          <w:tcPr>
            <w:tcW w:w="3402" w:type="dxa"/>
            <w:tcBorders>
              <w:bottom w:val="single" w:sz="6" w:space="0" w:color="D2D2D2"/>
            </w:tcBorders>
            <w:shd w:val="clear" w:color="auto" w:fill="FFFFFF"/>
            <w:tcMar>
              <w:top w:w="180" w:type="dxa"/>
              <w:left w:w="0" w:type="dxa"/>
              <w:bottom w:w="180" w:type="dxa"/>
              <w:right w:w="0" w:type="dxa"/>
            </w:tcMar>
            <w:hideMark/>
          </w:tcPr>
          <w:p w14:paraId="41BD809F" w14:textId="77777777" w:rsidR="007A4963" w:rsidRDefault="007A4963">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w:t>
            </w:r>
            <w:r>
              <w:rPr>
                <w:rStyle w:val="Strong"/>
                <w:rFonts w:ascii="Arial" w:eastAsia="Times New Roman" w:hAnsi="Arial" w:cs="Arial"/>
                <w:color w:val="0A0A0A"/>
                <w:sz w:val="21"/>
                <w:szCs w:val="21"/>
              </w:rPr>
              <w:t>Accident Potential:</w:t>
            </w:r>
            <w:r>
              <w:rPr>
                <w:rFonts w:ascii="Arial" w:eastAsia="Times New Roman" w:hAnsi="Arial" w:cs="Arial"/>
                <w:color w:val="0A0A0A"/>
                <w:sz w:val="21"/>
                <w:szCs w:val="21"/>
              </w:rPr>
              <w:t> Although rare, severe accidents (e.g., Chernobyl, Fukushima) can be catastrophic, releasing large amounts of radiation and causing long-term environmental contamination. * </w:t>
            </w:r>
            <w:r>
              <w:rPr>
                <w:rStyle w:val="Strong"/>
                <w:rFonts w:ascii="Arial" w:eastAsia="Times New Roman" w:hAnsi="Arial" w:cs="Arial"/>
                <w:color w:val="0A0A0A"/>
                <w:sz w:val="21"/>
                <w:szCs w:val="21"/>
              </w:rPr>
              <w:t>Thermal Pollution:</w:t>
            </w:r>
            <w:r>
              <w:rPr>
                <w:rFonts w:ascii="Arial" w:eastAsia="Times New Roman" w:hAnsi="Arial" w:cs="Arial"/>
                <w:color w:val="0A0A0A"/>
                <w:sz w:val="21"/>
                <w:szCs w:val="21"/>
              </w:rPr>
              <w:t> The cooling systems can discharge warm water into local bodies of water, potentially affecting aquatic ecosystems.</w:t>
            </w:r>
          </w:p>
        </w:tc>
      </w:tr>
      <w:tr w:rsidR="007A4963" w14:paraId="1FB44319" w14:textId="77777777" w:rsidTr="00011D2E">
        <w:trPr>
          <w:trHeight w:val="2671"/>
        </w:trPr>
        <w:tc>
          <w:tcPr>
            <w:tcW w:w="1701" w:type="dxa"/>
            <w:tcBorders>
              <w:bottom w:val="nil"/>
            </w:tcBorders>
            <w:shd w:val="clear" w:color="auto" w:fill="FFFFFF"/>
            <w:tcMar>
              <w:top w:w="180" w:type="dxa"/>
              <w:left w:w="0" w:type="dxa"/>
              <w:bottom w:w="180" w:type="dxa"/>
              <w:right w:w="240" w:type="dxa"/>
            </w:tcMar>
            <w:hideMark/>
          </w:tcPr>
          <w:p w14:paraId="70374A0D" w14:textId="2E5900A1" w:rsidR="007A4963" w:rsidRDefault="007A4963">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Safe Disposal of Radioactive Waste</w:t>
            </w:r>
          </w:p>
        </w:tc>
        <w:tc>
          <w:tcPr>
            <w:tcW w:w="3553" w:type="dxa"/>
            <w:tcBorders>
              <w:bottom w:val="nil"/>
            </w:tcBorders>
            <w:shd w:val="clear" w:color="auto" w:fill="FFFFFF"/>
            <w:tcMar>
              <w:top w:w="180" w:type="dxa"/>
              <w:left w:w="0" w:type="dxa"/>
              <w:bottom w:w="180" w:type="dxa"/>
              <w:right w:w="240" w:type="dxa"/>
            </w:tcMar>
            <w:hideMark/>
          </w:tcPr>
          <w:p w14:paraId="1420D168" w14:textId="77777777" w:rsidR="007A4963" w:rsidRDefault="007A4963">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w:t>
            </w:r>
            <w:r>
              <w:rPr>
                <w:rStyle w:val="Strong"/>
                <w:rFonts w:ascii="Arial" w:eastAsia="Times New Roman" w:hAnsi="Arial" w:cs="Arial"/>
                <w:color w:val="0A0A0A"/>
                <w:sz w:val="21"/>
                <w:szCs w:val="21"/>
              </w:rPr>
              <w:t>Small Volume of Waste:</w:t>
            </w:r>
            <w:r>
              <w:rPr>
                <w:rFonts w:ascii="Arial" w:eastAsia="Times New Roman" w:hAnsi="Arial" w:cs="Arial"/>
                <w:color w:val="0A0A0A"/>
                <w:sz w:val="21"/>
                <w:szCs w:val="21"/>
              </w:rPr>
              <w:t> Due to high energy density, the total volume of high-level radioactive waste produced is very small compared to the waste generated by fossil fuel plants. * </w:t>
            </w:r>
            <w:r>
              <w:rPr>
                <w:rStyle w:val="Strong"/>
                <w:rFonts w:ascii="Arial" w:eastAsia="Times New Roman" w:hAnsi="Arial" w:cs="Arial"/>
                <w:color w:val="0A0A0A"/>
                <w:sz w:val="21"/>
                <w:szCs w:val="21"/>
              </w:rPr>
              <w:t>Internalized Costs:</w:t>
            </w:r>
            <w:r>
              <w:rPr>
                <w:rFonts w:ascii="Arial" w:eastAsia="Times New Roman" w:hAnsi="Arial" w:cs="Arial"/>
                <w:color w:val="0A0A0A"/>
                <w:sz w:val="21"/>
                <w:szCs w:val="21"/>
              </w:rPr>
              <w:t> The costs for waste management, disposal, and plant decommissioning are included in the price of electricity generated.</w:t>
            </w:r>
          </w:p>
        </w:tc>
        <w:tc>
          <w:tcPr>
            <w:tcW w:w="3402" w:type="dxa"/>
            <w:tcBorders>
              <w:bottom w:val="nil"/>
            </w:tcBorders>
            <w:shd w:val="clear" w:color="auto" w:fill="FFFFFF"/>
            <w:tcMar>
              <w:top w:w="180" w:type="dxa"/>
              <w:left w:w="0" w:type="dxa"/>
              <w:bottom w:w="180" w:type="dxa"/>
              <w:right w:w="0" w:type="dxa"/>
            </w:tcMar>
            <w:hideMark/>
          </w:tcPr>
          <w:p w14:paraId="4A0E3FD9" w14:textId="41DEE91E" w:rsidR="007A4963" w:rsidRDefault="007A4963">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w:t>
            </w:r>
            <w:r>
              <w:rPr>
                <w:rStyle w:val="Strong"/>
                <w:rFonts w:ascii="Arial" w:eastAsia="Times New Roman" w:hAnsi="Arial" w:cs="Arial"/>
                <w:color w:val="0A0A0A"/>
                <w:sz w:val="21"/>
                <w:szCs w:val="21"/>
              </w:rPr>
              <w:t>Long-Lived Radioactivity:</w:t>
            </w:r>
            <w:r>
              <w:rPr>
                <w:rFonts w:ascii="Arial" w:eastAsia="Times New Roman" w:hAnsi="Arial" w:cs="Arial"/>
                <w:color w:val="0A0A0A"/>
                <w:sz w:val="21"/>
                <w:szCs w:val="21"/>
              </w:rPr>
              <w:t> Nuclear waste remains radioactive and dangerous to human health and the environment for thousands of years, requiring careful, long-term isolation and management. * </w:t>
            </w:r>
            <w:r>
              <w:rPr>
                <w:rStyle w:val="Strong"/>
                <w:rFonts w:ascii="Arial" w:eastAsia="Times New Roman" w:hAnsi="Arial" w:cs="Arial"/>
                <w:color w:val="0A0A0A"/>
                <w:sz w:val="21"/>
                <w:szCs w:val="21"/>
              </w:rPr>
              <w:t>No Permanent Disposal Solution:</w:t>
            </w:r>
            <w:r>
              <w:rPr>
                <w:rFonts w:ascii="Arial" w:eastAsia="Times New Roman" w:hAnsi="Arial" w:cs="Arial"/>
                <w:color w:val="0A0A0A"/>
                <w:sz w:val="21"/>
                <w:szCs w:val="21"/>
              </w:rPr>
              <w:t> A permanent, globally accepted long-term disposal solution (e.g., deep geological repositories) is still a contentious issue and not universally implemented.</w:t>
            </w:r>
          </w:p>
        </w:tc>
      </w:tr>
    </w:tbl>
    <w:p w14:paraId="7D316C87" w14:textId="62BD77F9" w:rsidR="00362168" w:rsidRDefault="00A12584">
      <w:pPr>
        <w:spacing w:line="276" w:lineRule="auto"/>
        <w:rPr>
          <w:rStyle w:val="Hyperlink"/>
          <w:color w:val="000000" w:themeColor="text1"/>
          <w:sz w:val="32"/>
          <w:szCs w:val="32"/>
          <w:u w:val="none"/>
        </w:rPr>
      </w:pPr>
      <w:r>
        <w:rPr>
          <w:noProof/>
          <w:color w:val="000000" w:themeColor="text1"/>
          <w:sz w:val="32"/>
          <w:szCs w:val="32"/>
        </w:rPr>
        <w:drawing>
          <wp:anchor distT="0" distB="0" distL="114300" distR="114300" simplePos="0" relativeHeight="251658269" behindDoc="0" locked="0" layoutInCell="1" allowOverlap="1" wp14:anchorId="41F66F77" wp14:editId="2233035E">
            <wp:simplePos x="0" y="0"/>
            <wp:positionH relativeFrom="column">
              <wp:posOffset>-80010</wp:posOffset>
            </wp:positionH>
            <wp:positionV relativeFrom="paragraph">
              <wp:posOffset>154305</wp:posOffset>
            </wp:positionV>
            <wp:extent cx="5229225" cy="2384425"/>
            <wp:effectExtent l="0" t="0" r="9525" b="0"/>
            <wp:wrapNone/>
            <wp:docPr id="86087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73838" name="Picture 860873838"/>
                    <pic:cNvPicPr/>
                  </pic:nvPicPr>
                  <pic:blipFill>
                    <a:blip r:embed="rId88">
                      <a:extLst>
                        <a:ext uri="{28A0092B-C50C-407E-A947-70E740481C1C}">
                          <a14:useLocalDpi xmlns:a14="http://schemas.microsoft.com/office/drawing/2010/main" val="0"/>
                        </a:ext>
                      </a:extLst>
                    </a:blip>
                    <a:stretch>
                      <a:fillRect/>
                    </a:stretch>
                  </pic:blipFill>
                  <pic:spPr>
                    <a:xfrm>
                      <a:off x="0" y="0"/>
                      <a:ext cx="5229225" cy="2384425"/>
                    </a:xfrm>
                    <a:prstGeom prst="rect">
                      <a:avLst/>
                    </a:prstGeom>
                  </pic:spPr>
                </pic:pic>
              </a:graphicData>
            </a:graphic>
            <wp14:sizeRelV relativeFrom="margin">
              <wp14:pctHeight>0</wp14:pctHeight>
            </wp14:sizeRelV>
          </wp:anchor>
        </w:drawing>
      </w:r>
      <w:r w:rsidR="00362168">
        <w:rPr>
          <w:rStyle w:val="Hyperlink"/>
          <w:color w:val="000000" w:themeColor="text1"/>
          <w:sz w:val="32"/>
          <w:szCs w:val="32"/>
          <w:u w:val="none"/>
        </w:rPr>
        <w:br w:type="page"/>
      </w:r>
    </w:p>
    <w:p w14:paraId="6A0801A6" w14:textId="3E4A8674" w:rsidR="00D533FA" w:rsidRDefault="001E1A45" w:rsidP="00D533FA">
      <w:pPr>
        <w:pStyle w:val="ListParagraph"/>
        <w:spacing w:line="276" w:lineRule="auto"/>
        <w:rPr>
          <w:rStyle w:val="SubtleReference"/>
        </w:rPr>
      </w:pPr>
      <w:r>
        <w:rPr>
          <w:rStyle w:val="SubtleReference"/>
        </w:rPr>
        <w:lastRenderedPageBreak/>
        <w:t>Reference</w:t>
      </w:r>
      <w:r w:rsidR="000136A8">
        <w:rPr>
          <w:rStyle w:val="SubtleReference"/>
        </w:rPr>
        <w:t>:</w:t>
      </w:r>
    </w:p>
    <w:p w14:paraId="7941CD17" w14:textId="77777777" w:rsidR="00B95076" w:rsidRDefault="00B95076" w:rsidP="00D533FA">
      <w:pPr>
        <w:pStyle w:val="ListParagraph"/>
        <w:spacing w:line="276" w:lineRule="auto"/>
        <w:rPr>
          <w:rStyle w:val="SubtleReference"/>
        </w:rPr>
      </w:pPr>
    </w:p>
    <w:p w14:paraId="4E650B5C" w14:textId="77777777" w:rsidR="00B95076" w:rsidRPr="00B95076" w:rsidRDefault="00B95076" w:rsidP="00B95076">
      <w:pPr>
        <w:pStyle w:val="ListParagraph"/>
        <w:spacing w:line="276" w:lineRule="auto"/>
        <w:rPr>
          <w:rStyle w:val="Hyperlink"/>
        </w:rPr>
      </w:pPr>
      <w:r w:rsidRPr="00B95076">
        <w:rPr>
          <w:rStyle w:val="Hyperlink"/>
        </w:rPr>
        <w:t>The advantages and disadvantages of using nuclear fuel as a source</w:t>
      </w:r>
    </w:p>
    <w:p w14:paraId="1571AABB" w14:textId="77777777" w:rsidR="00B95076" w:rsidRPr="00B95076" w:rsidRDefault="00B95076" w:rsidP="00B95076">
      <w:pPr>
        <w:pStyle w:val="ListParagraph"/>
        <w:spacing w:line="276" w:lineRule="auto"/>
        <w:rPr>
          <w:rStyle w:val="Hyperlink"/>
        </w:rPr>
      </w:pPr>
      <w:r w:rsidRPr="00B95076">
        <w:rPr>
          <w:rStyle w:val="Hyperlink"/>
        </w:rPr>
        <w:t>of energy must also be described. Sustainability, cost, risks to the</w:t>
      </w:r>
    </w:p>
    <w:p w14:paraId="44AF8766" w14:textId="77777777" w:rsidR="00B95076" w:rsidRPr="00B95076" w:rsidRDefault="00B95076" w:rsidP="00B95076">
      <w:pPr>
        <w:pStyle w:val="ListParagraph"/>
        <w:spacing w:line="276" w:lineRule="auto"/>
        <w:rPr>
          <w:rStyle w:val="Hyperlink"/>
        </w:rPr>
      </w:pPr>
      <w:r w:rsidRPr="00B95076">
        <w:rPr>
          <w:rStyle w:val="Hyperlink"/>
        </w:rPr>
        <w:t>environment and the safe disposal of radioactive waste must be</w:t>
      </w:r>
    </w:p>
    <w:p w14:paraId="4F15F612" w14:textId="768A5EFA" w:rsidR="008E3735" w:rsidRDefault="00B95076" w:rsidP="00D533FA">
      <w:pPr>
        <w:pStyle w:val="ListParagraph"/>
        <w:spacing w:line="276" w:lineRule="auto"/>
        <w:rPr>
          <w:rStyle w:val="Hyperlink"/>
        </w:rPr>
      </w:pPr>
      <w:r w:rsidRPr="00B95076">
        <w:rPr>
          <w:rStyle w:val="Hyperlink"/>
        </w:rPr>
        <w:t>considered and described</w:t>
      </w:r>
    </w:p>
    <w:p w14:paraId="396A3233" w14:textId="77777777" w:rsidR="00654BB7" w:rsidRPr="00A74AEE" w:rsidRDefault="007F688E" w:rsidP="00A74AEE">
      <w:r w:rsidRPr="00A74AEE">
        <w:t>-</w:t>
      </w:r>
      <w:r w:rsidR="00654BB7" w:rsidRPr="00A74AEE">
        <w:t xml:space="preserve">BKV ENERGY </w:t>
      </w:r>
    </w:p>
    <w:p w14:paraId="356A844C" w14:textId="03BA0D9A" w:rsidR="008E3735" w:rsidRDefault="00A74AEE">
      <w:pPr>
        <w:spacing w:line="276" w:lineRule="auto"/>
        <w:rPr>
          <w:rStyle w:val="Hyperlink"/>
        </w:rPr>
      </w:pPr>
      <w:hyperlink r:id="rId89" w:anchor=":~:text=and%20safety%20protocols.-,Is%20nuclear%20energy%20bad%20for%20the%20environment?,long-term%20waste%20disposal%20solutions." w:history="1">
        <w:r w:rsidRPr="00A74AEE">
          <w:rPr>
            <w:rStyle w:val="Hyperlink"/>
          </w:rPr>
          <w:t>https://bkvenergy.com/learning-center/environmental-impact-of-nuclear-energy/#:~:text=and%20safety%20protocols.-,Is%20nuclear%20energy%20bad%20for%20the%20environment?,long-term%20waste%20disposal%20solutions.</w:t>
        </w:r>
      </w:hyperlink>
      <w:r w:rsidR="008E3735">
        <w:rPr>
          <w:rStyle w:val="Hyperlink"/>
        </w:rPr>
        <w:br w:type="page"/>
      </w:r>
    </w:p>
    <w:p w14:paraId="6EFD494C" w14:textId="570283E3" w:rsidR="006D057A" w:rsidRPr="008A5A6B" w:rsidRDefault="00675C03" w:rsidP="008A5A6B">
      <w:pPr>
        <w:pStyle w:val="Title"/>
        <w:jc w:val="center"/>
        <w:rPr>
          <w:rStyle w:val="Hyperlink"/>
          <w:color w:val="000000" w:themeColor="text1"/>
        </w:rPr>
      </w:pPr>
      <w:r w:rsidRPr="008A5A6B">
        <w:rPr>
          <w:rStyle w:val="Hyperlink"/>
          <w:color w:val="000000" w:themeColor="text1"/>
        </w:rPr>
        <w:lastRenderedPageBreak/>
        <w:t>Task.3.Unite 28 : Sustainable Energy</w:t>
      </w:r>
    </w:p>
    <w:p w14:paraId="7912E1B7" w14:textId="03B647FB" w:rsidR="00675C03" w:rsidRPr="008A5A6B" w:rsidRDefault="00467687" w:rsidP="008A5A6B">
      <w:pPr>
        <w:pStyle w:val="Title"/>
        <w:jc w:val="center"/>
        <w:rPr>
          <w:rStyle w:val="Hyperlink"/>
          <w:color w:val="000000" w:themeColor="text1"/>
        </w:rPr>
      </w:pPr>
      <w:r w:rsidRPr="008A5A6B">
        <w:rPr>
          <w:rStyle w:val="Hyperlink"/>
          <w:color w:val="000000" w:themeColor="text1"/>
        </w:rPr>
        <w:t>C: Compare the social, environmental and financial benefits and advantages of the use of renewable energy with the disadvantages.</w:t>
      </w:r>
    </w:p>
    <w:p w14:paraId="2869D42E" w14:textId="19881F86" w:rsidR="006D057A" w:rsidRDefault="00A65CB3">
      <w:pPr>
        <w:spacing w:line="276" w:lineRule="auto"/>
        <w:rPr>
          <w:rStyle w:val="Hyperlink"/>
          <w:color w:val="000000" w:themeColor="text1"/>
          <w:u w:val="none"/>
        </w:rPr>
      </w:pPr>
      <w:r>
        <w:rPr>
          <w:noProof/>
          <w:color w:val="000000" w:themeColor="text1"/>
        </w:rPr>
        <w:drawing>
          <wp:anchor distT="0" distB="0" distL="114300" distR="114300" simplePos="0" relativeHeight="251658271" behindDoc="0" locked="0" layoutInCell="1" allowOverlap="1" wp14:anchorId="162E1520" wp14:editId="6CF871EE">
            <wp:simplePos x="0" y="0"/>
            <wp:positionH relativeFrom="column">
              <wp:posOffset>0</wp:posOffset>
            </wp:positionH>
            <wp:positionV relativeFrom="paragraph">
              <wp:posOffset>324485</wp:posOffset>
            </wp:positionV>
            <wp:extent cx="5230495" cy="3999865"/>
            <wp:effectExtent l="0" t="0" r="8255" b="635"/>
            <wp:wrapTopAndBottom/>
            <wp:docPr id="1386140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0277" name="Picture 1386140277"/>
                    <pic:cNvPicPr/>
                  </pic:nvPicPr>
                  <pic:blipFill>
                    <a:blip r:embed="rId90">
                      <a:extLst>
                        <a:ext uri="{28A0092B-C50C-407E-A947-70E740481C1C}">
                          <a14:useLocalDpi xmlns:a14="http://schemas.microsoft.com/office/drawing/2010/main" val="0"/>
                        </a:ext>
                      </a:extLst>
                    </a:blip>
                    <a:stretch>
                      <a:fillRect/>
                    </a:stretch>
                  </pic:blipFill>
                  <pic:spPr>
                    <a:xfrm>
                      <a:off x="0" y="0"/>
                      <a:ext cx="5230495" cy="3999865"/>
                    </a:xfrm>
                    <a:prstGeom prst="rect">
                      <a:avLst/>
                    </a:prstGeom>
                  </pic:spPr>
                </pic:pic>
              </a:graphicData>
            </a:graphic>
          </wp:anchor>
        </w:drawing>
      </w:r>
      <w:r w:rsidR="006D057A">
        <w:rPr>
          <w:rStyle w:val="Hyperlink"/>
          <w:color w:val="000000" w:themeColor="text1"/>
          <w:u w:val="none"/>
        </w:rPr>
        <w:br w:type="page"/>
      </w:r>
    </w:p>
    <w:p w14:paraId="1AC392A5" w14:textId="6D685292" w:rsidR="001C5C4E" w:rsidRDefault="00733CC7" w:rsidP="001C5C4E">
      <w:pPr>
        <w:shd w:val="clear" w:color="auto" w:fill="FFFFFF"/>
        <w:spacing w:after="0" w:line="360" w:lineRule="atLeast"/>
        <w:rPr>
          <w:rFonts w:ascii="Arial" w:eastAsia="Times New Roman" w:hAnsi="Arial" w:cs="Arial"/>
          <w:color w:val="0A0A0A"/>
          <w:szCs w:val="24"/>
          <w:lang w:val="en-GB" w:eastAsia="en-GB"/>
        </w:rPr>
      </w:pPr>
      <w:r>
        <w:rPr>
          <w:rFonts w:ascii="Arial" w:eastAsia="Times New Roman" w:hAnsi="Arial" w:cs="Arial"/>
          <w:color w:val="0A0A0A"/>
          <w:szCs w:val="24"/>
          <w:lang w:val="en-GB" w:eastAsia="en-GB"/>
        </w:rPr>
        <w:lastRenderedPageBreak/>
        <w:t xml:space="preserve">● </w:t>
      </w:r>
      <w:r w:rsidR="001C5C4E" w:rsidRPr="001C5C4E">
        <w:rPr>
          <w:rFonts w:ascii="Arial" w:eastAsia="Times New Roman" w:hAnsi="Arial" w:cs="Arial"/>
          <w:color w:val="0A0A0A"/>
          <w:szCs w:val="24"/>
          <w:lang w:val="en-GB" w:eastAsia="en-GB"/>
        </w:rPr>
        <w:t>The transition to renewable energy sources (RES) involves complex social, environmental, and financial trade-offs, often viewed positively in principle but challenged by local implementation, high upfront costs, and environmental impacts (e.g., land use, wildlife). </w:t>
      </w:r>
    </w:p>
    <w:p w14:paraId="488F91E2" w14:textId="1A262FCB" w:rsidR="0087517D" w:rsidRPr="001C5C4E" w:rsidRDefault="0087517D" w:rsidP="001C5C4E">
      <w:pPr>
        <w:shd w:val="clear" w:color="auto" w:fill="FFFFFF"/>
        <w:spacing w:after="0" w:line="360" w:lineRule="atLeast"/>
        <w:rPr>
          <w:rFonts w:ascii="Arial" w:eastAsia="Times New Roman" w:hAnsi="Arial" w:cs="Arial"/>
          <w:color w:val="0A0A0A"/>
          <w:szCs w:val="24"/>
          <w:lang w:val="en-GB" w:eastAsia="en-GB"/>
        </w:rPr>
      </w:pPr>
      <w:r>
        <w:rPr>
          <w:rFonts w:ascii="Arial" w:eastAsia="Times New Roman" w:hAnsi="Arial" w:cs="Arial"/>
          <w:color w:val="0A0A0A"/>
          <w:szCs w:val="24"/>
          <w:lang w:val="en-GB" w:eastAsia="en-GB"/>
        </w:rPr>
        <w:t>Public perception is overwhelmingly positive at the national level (84% support in UK, Spring 2024), but often faces local opposition due to “Not in My Back Yard” (NIMBY) concerns regarding visual and noise pollution</w:t>
      </w:r>
      <w:r w:rsidR="000A2E76">
        <w:rPr>
          <w:rFonts w:ascii="Arial" w:eastAsia="Times New Roman" w:hAnsi="Arial" w:cs="Arial"/>
          <w:color w:val="0A0A0A"/>
          <w:szCs w:val="24"/>
          <w:lang w:val="en-GB" w:eastAsia="en-GB"/>
        </w:rPr>
        <w:t>.</w:t>
      </w:r>
      <w:hyperlink r:id="rId91" w:history="1">
        <w:r w:rsidR="00AF3687" w:rsidRPr="00AF3687">
          <w:rPr>
            <w:rStyle w:val="Hyperlink"/>
            <w:rFonts w:ascii="Arial" w:eastAsia="Times New Roman" w:hAnsi="Arial" w:cs="Arial"/>
            <w:szCs w:val="24"/>
            <w:lang w:val="en-GB" w:eastAsia="en-GB"/>
          </w:rPr>
          <w:t>MPDI</w:t>
        </w:r>
      </w:hyperlink>
    </w:p>
    <w:p w14:paraId="5BDD7EFC" w14:textId="5B6F3B7A" w:rsidR="001C5C4E" w:rsidRPr="001C5C4E" w:rsidRDefault="001C5C4E" w:rsidP="001C5C4E">
      <w:pPr>
        <w:shd w:val="clear" w:color="auto" w:fill="FFFFFF"/>
        <w:spacing w:after="0" w:line="360" w:lineRule="atLeast"/>
        <w:rPr>
          <w:rFonts w:ascii="Times New Roman" w:eastAsia="Times New Roman" w:hAnsi="Times New Roman" w:cs="Times New Roman"/>
          <w:szCs w:val="24"/>
          <w:lang w:val="en-GB" w:eastAsia="en-GB"/>
        </w:rPr>
      </w:pPr>
    </w:p>
    <w:p w14:paraId="637E240B" w14:textId="77777777" w:rsidR="000546DA" w:rsidRDefault="000546DA" w:rsidP="001C5C4E">
      <w:pPr>
        <w:shd w:val="clear" w:color="auto" w:fill="FFFFFF"/>
        <w:spacing w:after="0" w:line="420" w:lineRule="atLeast"/>
        <w:rPr>
          <w:rFonts w:ascii="Arial" w:eastAsia="Times New Roman" w:hAnsi="Arial" w:cs="Arial"/>
          <w:b/>
          <w:bCs/>
          <w:color w:val="001D35"/>
          <w:sz w:val="30"/>
          <w:szCs w:val="30"/>
          <w:lang w:val="en-GB" w:eastAsia="en-GB"/>
        </w:rPr>
      </w:pPr>
    </w:p>
    <w:p w14:paraId="1910E487" w14:textId="77777777" w:rsidR="003015BE" w:rsidRPr="00C0312A" w:rsidRDefault="003015BE">
      <w:pPr>
        <w:shd w:val="clear" w:color="auto" w:fill="FFFFFF"/>
        <w:spacing w:line="420" w:lineRule="atLeast"/>
        <w:rPr>
          <w:rStyle w:val="Heading1Char"/>
        </w:rPr>
      </w:pPr>
      <w:r>
        <w:rPr>
          <w:rFonts w:ascii="Arial" w:eastAsia="Times New Roman" w:hAnsi="Arial" w:cs="Arial"/>
          <w:b/>
          <w:bCs/>
          <w:color w:val="001D35"/>
          <w:sz w:val="30"/>
          <w:szCs w:val="30"/>
        </w:rPr>
        <w:t>1</w:t>
      </w:r>
      <w:r w:rsidRPr="00C0312A">
        <w:rPr>
          <w:rStyle w:val="Heading1Char"/>
        </w:rPr>
        <w:t>. Financial Factors: Costs and Efficiency</w:t>
      </w:r>
    </w:p>
    <w:p w14:paraId="381BD268" w14:textId="77777777" w:rsidR="003015BE" w:rsidRDefault="003015BE" w:rsidP="003015BE">
      <w:pPr>
        <w:pStyle w:val="df3vjf"/>
        <w:numPr>
          <w:ilvl w:val="0"/>
          <w:numId w:val="16"/>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Investment Costs:</w:t>
      </w:r>
      <w:r>
        <w:rPr>
          <w:rStyle w:val="t286pc"/>
          <w:rFonts w:ascii="Arial" w:eastAsia="Times New Roman" w:hAnsi="Arial" w:cs="Arial"/>
          <w:color w:val="0A0A0A"/>
        </w:rPr>
        <w:t> Renewable projects have high initial capital costs compared to fossil fuels. However, global investments in clean energy are expected to exceed USD 2 trillion in 2025, outpacing fossil fuel investment.</w:t>
      </w:r>
    </w:p>
    <w:p w14:paraId="1E639E93" w14:textId="77777777" w:rsidR="003015BE" w:rsidRDefault="003015BE" w:rsidP="003015BE">
      <w:pPr>
        <w:pStyle w:val="df3vjf"/>
        <w:numPr>
          <w:ilvl w:val="0"/>
          <w:numId w:val="16"/>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Operating Costs:</w:t>
      </w:r>
      <w:r>
        <w:rPr>
          <w:rStyle w:val="t286pc"/>
          <w:rFonts w:ascii="Arial" w:eastAsia="Times New Roman" w:hAnsi="Arial" w:cs="Arial"/>
          <w:color w:val="0A0A0A"/>
        </w:rPr>
        <w:t> Renewable energy systems often have lower maintenance requirements than fossil fuels. In 2024, 91% of new utility-scale renewable projects were cheaper than fossil fuel alternatives.</w:t>
      </w:r>
    </w:p>
    <w:p w14:paraId="6EC7291E" w14:textId="77777777" w:rsidR="003015BE" w:rsidRDefault="003015BE" w:rsidP="003015BE">
      <w:pPr>
        <w:pStyle w:val="df3vjf"/>
        <w:numPr>
          <w:ilvl w:val="0"/>
          <w:numId w:val="16"/>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Case Study Example:</w:t>
      </w:r>
      <w:r>
        <w:rPr>
          <w:rStyle w:val="t286pc"/>
          <w:rFonts w:ascii="Arial" w:eastAsia="Times New Roman" w:hAnsi="Arial" w:cs="Arial"/>
          <w:color w:val="0A0A0A"/>
        </w:rPr>
        <w:t> In 2024, renewable energy helped avoid an estimated USD 467 billion in fossil fuel costs globally.</w:t>
      </w:r>
    </w:p>
    <w:p w14:paraId="69815B2F" w14:textId="761A3022" w:rsidR="003015BE" w:rsidRPr="00F014AA" w:rsidRDefault="003015BE" w:rsidP="003015BE">
      <w:pPr>
        <w:pStyle w:val="df3vjf"/>
        <w:numPr>
          <w:ilvl w:val="0"/>
          <w:numId w:val="16"/>
        </w:numPr>
        <w:shd w:val="clear" w:color="auto" w:fill="FFFFFF"/>
        <w:spacing w:before="0" w:beforeAutospacing="0" w:after="180" w:afterAutospacing="0" w:line="360" w:lineRule="atLeast"/>
        <w:rPr>
          <w:rStyle w:val="vkekvd"/>
          <w:sz w:val="16"/>
          <w:szCs w:val="16"/>
        </w:rPr>
      </w:pPr>
      <w:r>
        <w:rPr>
          <w:rStyle w:val="Strong"/>
          <w:rFonts w:ascii="Arial" w:eastAsia="Times New Roman" w:hAnsi="Arial" w:cs="Arial"/>
          <w:color w:val="0A0A0A"/>
        </w:rPr>
        <w:t>Public Perception:</w:t>
      </w:r>
      <w:r>
        <w:rPr>
          <w:rStyle w:val="t286pc"/>
          <w:rFonts w:ascii="Arial" w:eastAsia="Times New Roman" w:hAnsi="Arial" w:cs="Arial"/>
          <w:color w:val="0A0A0A"/>
        </w:rPr>
        <w:t> While the public generally recognizes long-term savings, concerns regarding initial high costs and potential increases in consumer electricity bills exist.</w:t>
      </w:r>
      <w:r>
        <w:rPr>
          <w:rStyle w:val="vkekvd"/>
          <w:rFonts w:ascii="Arial" w:eastAsia="Times New Roman" w:hAnsi="Arial" w:cs="Arial"/>
          <w:color w:val="0A0A0A"/>
        </w:rPr>
        <w:t> </w:t>
      </w:r>
      <w:hyperlink r:id="rId92" w:anchor=":~:text=On%20an%20LCOE%20basis,%2091,Moment%20of%20Opportunity%20%7C%20United%20Nations." w:history="1">
        <w:r w:rsidR="00F014AA" w:rsidRPr="00F014AA">
          <w:rPr>
            <w:rStyle w:val="Hyperlink"/>
            <w:rFonts w:ascii="Arial" w:eastAsia="Times New Roman" w:hAnsi="Arial" w:cs="Arial"/>
            <w:sz w:val="16"/>
            <w:szCs w:val="16"/>
          </w:rPr>
          <w:t xml:space="preserve"> IRENA – International Renewable Energy Agency </w:t>
        </w:r>
      </w:hyperlink>
    </w:p>
    <w:p w14:paraId="2293FA82" w14:textId="459A19EF" w:rsidR="003015BE" w:rsidRDefault="003015BE">
      <w:pPr>
        <w:pStyle w:val="df3vjf"/>
        <w:shd w:val="clear" w:color="auto" w:fill="FFFFFF"/>
        <w:spacing w:before="0" w:beforeAutospacing="0" w:after="180" w:afterAutospacing="0" w:line="360" w:lineRule="atLeast"/>
        <w:ind w:left="720"/>
      </w:pPr>
    </w:p>
    <w:p w14:paraId="21FE1E4D" w14:textId="076522A7" w:rsidR="003015BE" w:rsidRDefault="003015BE">
      <w:pPr>
        <w:shd w:val="clear" w:color="auto" w:fill="FFFFFF"/>
        <w:spacing w:line="420" w:lineRule="atLeast"/>
        <w:rPr>
          <w:rFonts w:ascii="Arial" w:eastAsia="Times New Roman" w:hAnsi="Arial" w:cs="Arial"/>
          <w:b/>
          <w:bCs/>
          <w:color w:val="001D35"/>
          <w:sz w:val="30"/>
          <w:szCs w:val="30"/>
        </w:rPr>
      </w:pPr>
      <w:r>
        <w:rPr>
          <w:rFonts w:ascii="Arial" w:eastAsia="Times New Roman" w:hAnsi="Arial" w:cs="Arial"/>
          <w:b/>
          <w:bCs/>
          <w:color w:val="001D35"/>
          <w:sz w:val="30"/>
          <w:szCs w:val="30"/>
        </w:rPr>
        <w:t>2</w:t>
      </w:r>
      <w:r w:rsidRPr="006A3A98">
        <w:rPr>
          <w:rStyle w:val="Heading2Char"/>
          <w:b/>
          <w:bCs/>
        </w:rPr>
        <w:t>. Environmental Factors</w:t>
      </w:r>
    </w:p>
    <w:p w14:paraId="2CDD37FB" w14:textId="77777777" w:rsidR="003015BE" w:rsidRDefault="003015BE" w:rsidP="003015BE">
      <w:pPr>
        <w:pStyle w:val="df3vjf"/>
        <w:numPr>
          <w:ilvl w:val="0"/>
          <w:numId w:val="17"/>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Pollution and Emissions:</w:t>
      </w:r>
      <w:r>
        <w:rPr>
          <w:rStyle w:val="t286pc"/>
          <w:rFonts w:ascii="Arial" w:eastAsia="Times New Roman" w:hAnsi="Arial" w:cs="Arial"/>
          <w:color w:val="0A0A0A"/>
        </w:rPr>
        <w:t> Renewables provide superior environmental protection, reducing greenhouse gas emissions and improving air quality. In 2024, renewables helped reduce global carbon emissions by 7%.</w:t>
      </w:r>
    </w:p>
    <w:p w14:paraId="3DB96104" w14:textId="44E4A518" w:rsidR="003015BE" w:rsidRDefault="00B74DBA" w:rsidP="003015BE">
      <w:pPr>
        <w:pStyle w:val="df3vjf"/>
        <w:numPr>
          <w:ilvl w:val="0"/>
          <w:numId w:val="17"/>
        </w:numPr>
        <w:shd w:val="clear" w:color="auto" w:fill="FFFFFF"/>
        <w:spacing w:before="0" w:beforeAutospacing="0" w:after="180" w:afterAutospacing="0" w:line="360" w:lineRule="atLeast"/>
        <w:rPr>
          <w:rFonts w:ascii="Arial" w:eastAsia="Times New Roman" w:hAnsi="Arial" w:cs="Arial"/>
          <w:color w:val="0A0A0A"/>
        </w:rPr>
      </w:pPr>
      <w:r>
        <w:rPr>
          <w:rFonts w:ascii="Arial" w:eastAsia="Times New Roman" w:hAnsi="Arial" w:cs="Arial"/>
          <w:b/>
          <w:bCs/>
          <w:noProof/>
          <w:color w:val="0A0A0A"/>
        </w:rPr>
        <w:lastRenderedPageBreak/>
        <w:drawing>
          <wp:anchor distT="0" distB="0" distL="114300" distR="114300" simplePos="0" relativeHeight="251658277" behindDoc="0" locked="0" layoutInCell="1" allowOverlap="1" wp14:anchorId="129E6356" wp14:editId="4AC38902">
            <wp:simplePos x="0" y="0"/>
            <wp:positionH relativeFrom="column">
              <wp:posOffset>1364615</wp:posOffset>
            </wp:positionH>
            <wp:positionV relativeFrom="paragraph">
              <wp:posOffset>796925</wp:posOffset>
            </wp:positionV>
            <wp:extent cx="2586355" cy="1028700"/>
            <wp:effectExtent l="0" t="0" r="4445" b="0"/>
            <wp:wrapTopAndBottom/>
            <wp:docPr id="35429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9875" name="Picture 35429875"/>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586355" cy="1028700"/>
                    </a:xfrm>
                    <a:prstGeom prst="rect">
                      <a:avLst/>
                    </a:prstGeom>
                  </pic:spPr>
                </pic:pic>
              </a:graphicData>
            </a:graphic>
            <wp14:sizeRelH relativeFrom="margin">
              <wp14:pctWidth>0</wp14:pctWidth>
            </wp14:sizeRelH>
            <wp14:sizeRelV relativeFrom="margin">
              <wp14:pctHeight>0</wp14:pctHeight>
            </wp14:sizeRelV>
          </wp:anchor>
        </w:drawing>
      </w:r>
      <w:r w:rsidR="003015BE">
        <w:rPr>
          <w:rStyle w:val="Strong"/>
          <w:rFonts w:ascii="Arial" w:eastAsia="Times New Roman" w:hAnsi="Arial" w:cs="Arial"/>
          <w:color w:val="0A0A0A"/>
        </w:rPr>
        <w:t>Waste Disposal:</w:t>
      </w:r>
      <w:r w:rsidR="003015BE">
        <w:rPr>
          <w:rStyle w:val="t286pc"/>
          <w:rFonts w:ascii="Arial" w:eastAsia="Times New Roman" w:hAnsi="Arial" w:cs="Arial"/>
          <w:color w:val="0A0A0A"/>
        </w:rPr>
        <w:t> Disposal of materials (e.g., turbine blades, solar panels) is a future challenge, though recycling technology is developing.</w:t>
      </w:r>
    </w:p>
    <w:p w14:paraId="0BCB9F36" w14:textId="77777777" w:rsidR="003015BE" w:rsidRDefault="003015BE" w:rsidP="003015BE">
      <w:pPr>
        <w:pStyle w:val="df3vjf"/>
        <w:numPr>
          <w:ilvl w:val="0"/>
          <w:numId w:val="17"/>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Land and Habitat Impact:</w:t>
      </w:r>
      <w:r>
        <w:rPr>
          <w:rStyle w:val="t286pc"/>
          <w:rFonts w:ascii="Arial" w:eastAsia="Times New Roman" w:hAnsi="Arial" w:cs="Arial"/>
          <w:color w:val="0A0A0A"/>
        </w:rPr>
        <w:t> Large-scale solar and wind farms require significant land area, which can alter habitats and, in some cases, harm wildlife.</w:t>
      </w:r>
    </w:p>
    <w:p w14:paraId="422807B1" w14:textId="38209D3A" w:rsidR="003015BE" w:rsidRDefault="003015BE" w:rsidP="006930CA">
      <w:pPr>
        <w:pStyle w:val="df3vjf"/>
        <w:numPr>
          <w:ilvl w:val="0"/>
          <w:numId w:val="17"/>
        </w:numPr>
        <w:shd w:val="clear" w:color="auto" w:fill="FFFFFF"/>
        <w:spacing w:before="0" w:beforeAutospacing="0" w:after="180" w:afterAutospacing="0" w:line="360" w:lineRule="atLeast"/>
      </w:pPr>
      <w:r>
        <w:rPr>
          <w:rStyle w:val="Strong"/>
          <w:rFonts w:ascii="Arial" w:eastAsia="Times New Roman" w:hAnsi="Arial" w:cs="Arial"/>
          <w:color w:val="0A0A0A"/>
        </w:rPr>
        <w:t>Public Perception:</w:t>
      </w:r>
      <w:r>
        <w:rPr>
          <w:rStyle w:val="t286pc"/>
          <w:rFonts w:ascii="Arial" w:eastAsia="Times New Roman" w:hAnsi="Arial" w:cs="Arial"/>
          <w:color w:val="0A0A0A"/>
        </w:rPr>
        <w:t> The public strongly associates renewables with better health and lower ecological footprints. However, in some studies, 43.7% of respondents expressed concern that installations reduce local biodiversity.</w:t>
      </w:r>
      <w:r>
        <w:rPr>
          <w:rStyle w:val="vkekvd"/>
          <w:rFonts w:ascii="Arial" w:eastAsia="Times New Roman" w:hAnsi="Arial" w:cs="Arial"/>
          <w:color w:val="0A0A0A"/>
        </w:rPr>
        <w:t> </w:t>
      </w:r>
      <w:hyperlink r:id="rId94" w:history="1">
        <w:r w:rsidR="001A1B4F" w:rsidRPr="001A1B4F">
          <w:rPr>
            <w:rStyle w:val="Hyperlink"/>
            <w:rFonts w:ascii="Arial" w:eastAsia="Times New Roman" w:hAnsi="Arial" w:cs="Arial"/>
            <w:sz w:val="17"/>
            <w:szCs w:val="17"/>
          </w:rPr>
          <w:t>ScienceDirect 2026</w:t>
        </w:r>
      </w:hyperlink>
    </w:p>
    <w:p w14:paraId="14BBD6D6" w14:textId="173FECF0" w:rsidR="003015BE" w:rsidRPr="006A3A98" w:rsidRDefault="003015BE">
      <w:pPr>
        <w:shd w:val="clear" w:color="auto" w:fill="FFFFFF"/>
        <w:spacing w:line="420" w:lineRule="atLeast"/>
        <w:rPr>
          <w:rStyle w:val="Heading2Char"/>
          <w:b/>
          <w:bCs/>
        </w:rPr>
      </w:pPr>
      <w:r>
        <w:rPr>
          <w:rFonts w:ascii="Arial" w:eastAsia="Times New Roman" w:hAnsi="Arial" w:cs="Arial"/>
          <w:b/>
          <w:bCs/>
          <w:color w:val="001D35"/>
          <w:sz w:val="30"/>
          <w:szCs w:val="30"/>
        </w:rPr>
        <w:t xml:space="preserve">3. </w:t>
      </w:r>
      <w:r w:rsidRPr="006A3A98">
        <w:rPr>
          <w:rStyle w:val="Heading2Char"/>
          <w:b/>
          <w:bCs/>
        </w:rPr>
        <w:t>Social Factors: Noise, Visual Impact, and Public Perception</w:t>
      </w:r>
    </w:p>
    <w:p w14:paraId="052D98CD" w14:textId="77777777" w:rsidR="003015BE" w:rsidRDefault="003015BE" w:rsidP="003015BE">
      <w:pPr>
        <w:pStyle w:val="df3vjf"/>
        <w:numPr>
          <w:ilvl w:val="0"/>
          <w:numId w:val="18"/>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Noise/Visual Impact:</w:t>
      </w:r>
      <w:r>
        <w:rPr>
          <w:rStyle w:val="t286pc"/>
          <w:rFonts w:ascii="Arial" w:eastAsia="Times New Roman" w:hAnsi="Arial" w:cs="Arial"/>
          <w:color w:val="0A0A0A"/>
        </w:rPr>
        <w:t> Wind turbines produce mechanical and aerodynamic noise, and solar/wind installations can change landscape aesthetics.</w:t>
      </w:r>
    </w:p>
    <w:p w14:paraId="414BA7C5" w14:textId="154762AD" w:rsidR="003015BE" w:rsidRDefault="003015BE" w:rsidP="003015BE">
      <w:pPr>
        <w:pStyle w:val="df3vjf"/>
        <w:numPr>
          <w:ilvl w:val="0"/>
          <w:numId w:val="18"/>
        </w:numPr>
        <w:shd w:val="clear" w:color="auto" w:fill="FFFFFF"/>
        <w:spacing w:before="0" w:beforeAutospacing="0" w:after="180" w:afterAutospacing="0" w:line="360" w:lineRule="atLeast"/>
        <w:rPr>
          <w:rFonts w:ascii="Arial" w:eastAsia="Times New Roman" w:hAnsi="Arial" w:cs="Arial"/>
          <w:color w:val="0A0A0A"/>
        </w:rPr>
      </w:pPr>
      <w:r>
        <w:rPr>
          <w:rStyle w:val="Strong"/>
          <w:rFonts w:ascii="Arial" w:eastAsia="Times New Roman" w:hAnsi="Arial" w:cs="Arial"/>
          <w:color w:val="0A0A0A"/>
        </w:rPr>
        <w:t>Public Opinion/</w:t>
      </w:r>
      <w:proofErr w:type="spellStart"/>
      <w:r>
        <w:rPr>
          <w:rStyle w:val="Strong"/>
          <w:rFonts w:ascii="Arial" w:eastAsia="Times New Roman" w:hAnsi="Arial" w:cs="Arial"/>
          <w:color w:val="0A0A0A"/>
        </w:rPr>
        <w:t>NIMBYism</w:t>
      </w:r>
      <w:proofErr w:type="spellEnd"/>
      <w:r>
        <w:rPr>
          <w:rStyle w:val="Strong"/>
          <w:rFonts w:ascii="Arial" w:eastAsia="Times New Roman" w:hAnsi="Arial" w:cs="Arial"/>
          <w:color w:val="0A0A0A"/>
        </w:rPr>
        <w:t>:</w:t>
      </w:r>
      <w:r>
        <w:rPr>
          <w:rStyle w:val="t286pc"/>
          <w:rFonts w:ascii="Arial" w:eastAsia="Times New Roman" w:hAnsi="Arial" w:cs="Arial"/>
          <w:color w:val="0A0A0A"/>
        </w:rPr>
        <w:t> Public support varies by scale. For example, while 89.6% may support new solar parks generally, only 68.1% approve of a local installation nearby</w:t>
      </w:r>
      <w:r w:rsidR="00810F00">
        <w:rPr>
          <w:rStyle w:val="t286pc"/>
          <w:rFonts w:ascii="Arial" w:eastAsia="Times New Roman" w:hAnsi="Arial" w:cs="Arial"/>
          <w:color w:val="0A0A0A"/>
        </w:rPr>
        <w:t xml:space="preserve"> </w:t>
      </w:r>
      <w:r>
        <w:rPr>
          <w:rStyle w:val="t286pc"/>
          <w:rFonts w:ascii="Arial" w:eastAsia="Times New Roman" w:hAnsi="Arial" w:cs="Arial"/>
          <w:color w:val="0A0A0A"/>
        </w:rPr>
        <w:t>.</w:t>
      </w:r>
      <w:hyperlink r:id="rId95" w:history="1">
        <w:r w:rsidR="00654012" w:rsidRPr="00654012">
          <w:rPr>
            <w:rStyle w:val="Hyperlink"/>
            <w:rFonts w:ascii="Arial" w:eastAsia="Times New Roman" w:hAnsi="Arial" w:cs="Arial"/>
          </w:rPr>
          <w:t>https://www.mdpi.com/2673-4060/6/3/111</w:t>
        </w:r>
      </w:hyperlink>
    </w:p>
    <w:p w14:paraId="2F180F3F" w14:textId="3691D010" w:rsidR="003015BE" w:rsidRDefault="00DA36DF" w:rsidP="001C5C4E">
      <w:pPr>
        <w:shd w:val="clear" w:color="auto" w:fill="FFFFFF"/>
        <w:spacing w:after="0" w:line="420" w:lineRule="atLeast"/>
        <w:rPr>
          <w:rFonts w:ascii="Arial" w:eastAsia="Times New Roman" w:hAnsi="Arial" w:cs="Arial"/>
          <w:b/>
          <w:bCs/>
          <w:color w:val="001D35"/>
          <w:sz w:val="30"/>
          <w:szCs w:val="30"/>
          <w:lang w:val="en-GB" w:eastAsia="en-GB"/>
        </w:rPr>
      </w:pPr>
      <w:r>
        <w:rPr>
          <w:rFonts w:ascii="Arial" w:eastAsia="Times New Roman" w:hAnsi="Arial" w:cs="Arial"/>
          <w:b/>
          <w:bCs/>
          <w:noProof/>
          <w:color w:val="001D35"/>
          <w:sz w:val="30"/>
          <w:szCs w:val="30"/>
        </w:rPr>
        <w:lastRenderedPageBreak/>
        <w:drawing>
          <wp:anchor distT="0" distB="0" distL="114300" distR="114300" simplePos="0" relativeHeight="251658273" behindDoc="0" locked="0" layoutInCell="1" allowOverlap="1" wp14:anchorId="22D4D2B4" wp14:editId="61E9C71F">
            <wp:simplePos x="0" y="0"/>
            <wp:positionH relativeFrom="column">
              <wp:posOffset>-603885</wp:posOffset>
            </wp:positionH>
            <wp:positionV relativeFrom="paragraph">
              <wp:posOffset>343535</wp:posOffset>
            </wp:positionV>
            <wp:extent cx="6064250" cy="4145280"/>
            <wp:effectExtent l="0" t="0" r="0" b="7620"/>
            <wp:wrapTopAndBottom/>
            <wp:docPr id="458603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03121" name="Picture 458603121"/>
                    <pic:cNvPicPr/>
                  </pic:nvPicPr>
                  <pic:blipFill>
                    <a:blip r:embed="rId96">
                      <a:extLst>
                        <a:ext uri="{28A0092B-C50C-407E-A947-70E740481C1C}">
                          <a14:useLocalDpi xmlns:a14="http://schemas.microsoft.com/office/drawing/2010/main" val="0"/>
                        </a:ext>
                      </a:extLst>
                    </a:blip>
                    <a:stretch>
                      <a:fillRect/>
                    </a:stretch>
                  </pic:blipFill>
                  <pic:spPr>
                    <a:xfrm>
                      <a:off x="0" y="0"/>
                      <a:ext cx="6064250" cy="4145280"/>
                    </a:xfrm>
                    <a:prstGeom prst="rect">
                      <a:avLst/>
                    </a:prstGeom>
                  </pic:spPr>
                </pic:pic>
              </a:graphicData>
            </a:graphic>
            <wp14:sizeRelH relativeFrom="margin">
              <wp14:pctWidth>0</wp14:pctWidth>
            </wp14:sizeRelH>
            <wp14:sizeRelV relativeFrom="margin">
              <wp14:pctHeight>0</wp14:pctHeight>
            </wp14:sizeRelV>
          </wp:anchor>
        </w:drawing>
      </w:r>
    </w:p>
    <w:p w14:paraId="05E584F3" w14:textId="35CA8D0C" w:rsidR="00F23760" w:rsidRDefault="00F23760" w:rsidP="001C5C4E">
      <w:pPr>
        <w:shd w:val="clear" w:color="auto" w:fill="FFFFFF"/>
        <w:spacing w:after="0" w:line="420" w:lineRule="atLeast"/>
        <w:rPr>
          <w:rFonts w:ascii="Arial" w:eastAsia="Times New Roman" w:hAnsi="Arial" w:cs="Arial"/>
          <w:b/>
          <w:bCs/>
          <w:color w:val="001D35"/>
          <w:sz w:val="30"/>
          <w:szCs w:val="30"/>
          <w:lang w:val="en-GB" w:eastAsia="en-GB"/>
        </w:rPr>
      </w:pPr>
    </w:p>
    <w:p w14:paraId="54CCF83C" w14:textId="26A39A6F" w:rsidR="00F23760" w:rsidRDefault="00F23760" w:rsidP="001C5C4E">
      <w:pPr>
        <w:shd w:val="clear" w:color="auto" w:fill="FFFFFF"/>
        <w:spacing w:after="0" w:line="420" w:lineRule="atLeast"/>
        <w:rPr>
          <w:rFonts w:ascii="Arial" w:eastAsia="Times New Roman" w:hAnsi="Arial" w:cs="Arial"/>
          <w:b/>
          <w:bCs/>
          <w:color w:val="001D35"/>
          <w:sz w:val="30"/>
          <w:szCs w:val="30"/>
          <w:lang w:val="en-GB" w:eastAsia="en-GB"/>
        </w:rPr>
      </w:pPr>
    </w:p>
    <w:p w14:paraId="5B5D687B" w14:textId="36FEB69F" w:rsidR="001C5C4E" w:rsidRPr="001C5C4E" w:rsidRDefault="001C5C4E" w:rsidP="001C5C4E">
      <w:pPr>
        <w:shd w:val="clear" w:color="auto" w:fill="FFFFFF"/>
        <w:spacing w:after="0" w:line="420" w:lineRule="atLeast"/>
        <w:rPr>
          <w:rFonts w:ascii="Arial" w:eastAsia="Times New Roman" w:hAnsi="Arial" w:cs="Arial"/>
          <w:b/>
          <w:bCs/>
          <w:color w:val="001D35"/>
          <w:sz w:val="30"/>
          <w:szCs w:val="30"/>
          <w:lang w:val="en-GB" w:eastAsia="en-GB"/>
        </w:rPr>
      </w:pPr>
      <w:r w:rsidRPr="001C5C4E">
        <w:rPr>
          <w:rFonts w:ascii="Arial" w:eastAsia="Times New Roman" w:hAnsi="Arial" w:cs="Arial"/>
          <w:b/>
          <w:bCs/>
          <w:color w:val="001D35"/>
          <w:sz w:val="30"/>
          <w:szCs w:val="30"/>
          <w:lang w:val="en-GB" w:eastAsia="en-GB"/>
        </w:rPr>
        <w:t xml:space="preserve">Overview of </w:t>
      </w:r>
      <w:r w:rsidRPr="00166215">
        <w:rPr>
          <w:rStyle w:val="Heading3Char"/>
          <w:rFonts w:eastAsiaTheme="minorHAnsi"/>
          <w:b/>
          <w:bCs w:val="0"/>
          <w:u w:val="single"/>
          <w:lang w:val="en-GB" w:eastAsia="en-GB"/>
        </w:rPr>
        <w:t>Advantages and Disadvantages</w:t>
      </w:r>
      <w:r w:rsidR="0044442E">
        <w:rPr>
          <w:rStyle w:val="Heading3Char"/>
          <w:rFonts w:eastAsiaTheme="minorHAnsi"/>
          <w:b/>
          <w:bCs w:val="0"/>
          <w:u w:val="single"/>
          <w:lang w:val="en-GB" w:eastAsia="en-GB"/>
        </w:rPr>
        <w:t xml:space="preserve"> </w:t>
      </w:r>
      <w:hyperlink r:id="rId97" w:history="1">
        <w:proofErr w:type="spellStart"/>
        <w:r w:rsidR="0044442E" w:rsidRPr="00395017">
          <w:rPr>
            <w:rStyle w:val="Hyperlink"/>
            <w:rFonts w:eastAsia="Times New Roman"/>
            <w:b/>
            <w:bCs/>
            <w:sz w:val="16"/>
            <w:szCs w:val="16"/>
            <w:lang w:val="en-GB" w:eastAsia="en-GB"/>
          </w:rPr>
          <w:t>energysage.Nov</w:t>
        </w:r>
        <w:proofErr w:type="spellEnd"/>
        <w:r w:rsidR="0044442E" w:rsidRPr="00395017">
          <w:rPr>
            <w:rStyle w:val="Hyperlink"/>
            <w:rFonts w:eastAsia="Times New Roman"/>
            <w:b/>
            <w:bCs/>
            <w:sz w:val="16"/>
            <w:szCs w:val="16"/>
            <w:lang w:val="en-GB" w:eastAsia="en-GB"/>
          </w:rPr>
          <w:t xml:space="preserve"> 2, 2022</w:t>
        </w:r>
      </w:hyperlink>
    </w:p>
    <w:tbl>
      <w:tblPr>
        <w:tblW w:w="9786" w:type="dxa"/>
        <w:tblInd w:w="-809" w:type="dxa"/>
        <w:tblCellMar>
          <w:top w:w="15" w:type="dxa"/>
          <w:left w:w="15" w:type="dxa"/>
          <w:bottom w:w="15" w:type="dxa"/>
          <w:right w:w="15" w:type="dxa"/>
        </w:tblCellMar>
        <w:tblLook w:val="04A0" w:firstRow="1" w:lastRow="0" w:firstColumn="1" w:lastColumn="0" w:noHBand="0" w:noVBand="1"/>
      </w:tblPr>
      <w:tblGrid>
        <w:gridCol w:w="1699"/>
        <w:gridCol w:w="4200"/>
        <w:gridCol w:w="3887"/>
      </w:tblGrid>
      <w:tr w:rsidR="001C5C4E" w:rsidRPr="001C5C4E" w14:paraId="73287C9C" w14:textId="77777777" w:rsidTr="00F74FD9">
        <w:tc>
          <w:tcPr>
            <w:tcW w:w="0" w:type="auto"/>
            <w:tcBorders>
              <w:bottom w:val="single" w:sz="6" w:space="0" w:color="D2D2D2"/>
            </w:tcBorders>
            <w:tcMar>
              <w:top w:w="120" w:type="dxa"/>
              <w:left w:w="0" w:type="dxa"/>
              <w:bottom w:w="120" w:type="dxa"/>
              <w:right w:w="240" w:type="dxa"/>
            </w:tcMar>
            <w:hideMark/>
          </w:tcPr>
          <w:p w14:paraId="297E15D8" w14:textId="77777777" w:rsidR="001C5C4E" w:rsidRPr="001C5C4E" w:rsidRDefault="001C5C4E" w:rsidP="001C5C4E">
            <w:pPr>
              <w:spacing w:after="0" w:line="330" w:lineRule="atLeast"/>
              <w:rPr>
                <w:rFonts w:ascii="Arial" w:eastAsia="Times New Roman" w:hAnsi="Arial" w:cs="Arial"/>
                <w:b/>
                <w:bCs/>
                <w:sz w:val="21"/>
                <w:szCs w:val="21"/>
                <w:lang w:val="en-GB" w:eastAsia="en-GB"/>
              </w:rPr>
            </w:pPr>
            <w:r w:rsidRPr="001C5C4E">
              <w:rPr>
                <w:rFonts w:ascii="Arial" w:eastAsia="Times New Roman" w:hAnsi="Arial" w:cs="Arial"/>
                <w:b/>
                <w:bCs/>
                <w:sz w:val="21"/>
                <w:szCs w:val="21"/>
                <w:lang w:val="en-GB" w:eastAsia="en-GB"/>
              </w:rPr>
              <w:t>Factor </w:t>
            </w:r>
          </w:p>
        </w:tc>
        <w:tc>
          <w:tcPr>
            <w:tcW w:w="0" w:type="auto"/>
            <w:tcBorders>
              <w:bottom w:val="single" w:sz="6" w:space="0" w:color="D2D2D2"/>
            </w:tcBorders>
            <w:tcMar>
              <w:top w:w="120" w:type="dxa"/>
              <w:left w:w="0" w:type="dxa"/>
              <w:bottom w:w="120" w:type="dxa"/>
              <w:right w:w="240" w:type="dxa"/>
            </w:tcMar>
            <w:hideMark/>
          </w:tcPr>
          <w:p w14:paraId="6518CD2B" w14:textId="77777777" w:rsidR="001C5C4E" w:rsidRPr="001C5C4E" w:rsidRDefault="001C5C4E" w:rsidP="001C5C4E">
            <w:pPr>
              <w:spacing w:after="0" w:line="330" w:lineRule="atLeast"/>
              <w:rPr>
                <w:rFonts w:ascii="Arial" w:eastAsia="Times New Roman" w:hAnsi="Arial" w:cs="Arial"/>
                <w:b/>
                <w:bCs/>
                <w:sz w:val="21"/>
                <w:szCs w:val="21"/>
                <w:lang w:val="en-GB" w:eastAsia="en-GB"/>
              </w:rPr>
            </w:pPr>
            <w:r w:rsidRPr="001C5C4E">
              <w:rPr>
                <w:rFonts w:ascii="Arial" w:eastAsia="Times New Roman" w:hAnsi="Arial" w:cs="Arial"/>
                <w:b/>
                <w:bCs/>
                <w:sz w:val="21"/>
                <w:szCs w:val="21"/>
                <w:lang w:val="en-GB" w:eastAsia="en-GB"/>
              </w:rPr>
              <w:t>Advantages</w:t>
            </w:r>
          </w:p>
        </w:tc>
        <w:tc>
          <w:tcPr>
            <w:tcW w:w="0" w:type="auto"/>
            <w:tcBorders>
              <w:bottom w:val="single" w:sz="6" w:space="0" w:color="D2D2D2"/>
            </w:tcBorders>
            <w:tcMar>
              <w:top w:w="120" w:type="dxa"/>
              <w:left w:w="0" w:type="dxa"/>
              <w:bottom w:w="120" w:type="dxa"/>
              <w:right w:w="0" w:type="dxa"/>
            </w:tcMar>
            <w:hideMark/>
          </w:tcPr>
          <w:p w14:paraId="0383D253" w14:textId="77777777" w:rsidR="001C5C4E" w:rsidRPr="001C5C4E" w:rsidRDefault="001C5C4E" w:rsidP="001C5C4E">
            <w:pPr>
              <w:spacing w:after="0" w:line="330" w:lineRule="atLeast"/>
              <w:rPr>
                <w:rFonts w:ascii="Arial" w:eastAsia="Times New Roman" w:hAnsi="Arial" w:cs="Arial"/>
                <w:b/>
                <w:bCs/>
                <w:sz w:val="21"/>
                <w:szCs w:val="21"/>
                <w:lang w:val="en-GB" w:eastAsia="en-GB"/>
              </w:rPr>
            </w:pPr>
            <w:r w:rsidRPr="001C5C4E">
              <w:rPr>
                <w:rFonts w:ascii="Arial" w:eastAsia="Times New Roman" w:hAnsi="Arial" w:cs="Arial"/>
                <w:b/>
                <w:bCs/>
                <w:sz w:val="21"/>
                <w:szCs w:val="21"/>
                <w:lang w:val="en-GB" w:eastAsia="en-GB"/>
              </w:rPr>
              <w:t>Disadvantages</w:t>
            </w:r>
          </w:p>
        </w:tc>
      </w:tr>
      <w:tr w:rsidR="001C5C4E" w:rsidRPr="001C5C4E" w14:paraId="32BCB7CF" w14:textId="77777777" w:rsidTr="00F74FD9">
        <w:tc>
          <w:tcPr>
            <w:tcW w:w="0" w:type="auto"/>
            <w:tcBorders>
              <w:bottom w:val="single" w:sz="6" w:space="0" w:color="D2D2D2"/>
            </w:tcBorders>
            <w:tcMar>
              <w:top w:w="180" w:type="dxa"/>
              <w:left w:w="0" w:type="dxa"/>
              <w:bottom w:w="180" w:type="dxa"/>
              <w:right w:w="240" w:type="dxa"/>
            </w:tcMar>
            <w:hideMark/>
          </w:tcPr>
          <w:p w14:paraId="7341714B"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b/>
                <w:bCs/>
                <w:color w:val="0A0A0A"/>
                <w:sz w:val="21"/>
                <w:szCs w:val="21"/>
                <w:lang w:val="en-GB" w:eastAsia="en-GB"/>
              </w:rPr>
              <w:t>Financial</w:t>
            </w:r>
          </w:p>
        </w:tc>
        <w:tc>
          <w:tcPr>
            <w:tcW w:w="0" w:type="auto"/>
            <w:tcBorders>
              <w:bottom w:val="single" w:sz="6" w:space="0" w:color="D2D2D2"/>
            </w:tcBorders>
            <w:tcMar>
              <w:top w:w="180" w:type="dxa"/>
              <w:left w:w="0" w:type="dxa"/>
              <w:bottom w:w="180" w:type="dxa"/>
              <w:right w:w="240" w:type="dxa"/>
            </w:tcMar>
            <w:hideMark/>
          </w:tcPr>
          <w:p w14:paraId="30A4376B" w14:textId="7AC99F88"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Low operating costs (no fuel), long-term price stability</w:t>
            </w:r>
            <w:r w:rsidR="00F918CC">
              <w:rPr>
                <w:rFonts w:ascii="Arial" w:eastAsia="Times New Roman" w:hAnsi="Arial" w:cs="Arial"/>
                <w:color w:val="0A0A0A"/>
                <w:sz w:val="21"/>
                <w:szCs w:val="21"/>
                <w:lang w:val="en-GB" w:eastAsia="en-GB"/>
              </w:rPr>
              <w:t xml:space="preserve"> </w:t>
            </w:r>
            <w:r w:rsidR="00320C6B">
              <w:rPr>
                <w:rFonts w:ascii="Arial" w:eastAsia="Times New Roman" w:hAnsi="Arial" w:cs="Arial"/>
                <w:color w:val="0A0A0A"/>
                <w:sz w:val="21"/>
                <w:szCs w:val="21"/>
                <w:shd w:val="clear" w:color="auto" w:fill="FFFFFF"/>
              </w:rPr>
              <w:t>91% of new projects cheaper than fossil fuels (2024)</w:t>
            </w:r>
            <w:r w:rsidRPr="001C5C4E">
              <w:rPr>
                <w:rFonts w:ascii="Arial" w:eastAsia="Times New Roman" w:hAnsi="Arial" w:cs="Arial"/>
                <w:color w:val="0A0A0A"/>
                <w:sz w:val="21"/>
                <w:szCs w:val="21"/>
                <w:lang w:val="en-GB" w:eastAsia="en-GB"/>
              </w:rPr>
              <w:t>, job creation, and lower electricity rates.</w:t>
            </w:r>
          </w:p>
        </w:tc>
        <w:tc>
          <w:tcPr>
            <w:tcW w:w="0" w:type="auto"/>
            <w:tcBorders>
              <w:bottom w:val="single" w:sz="6" w:space="0" w:color="D2D2D2"/>
            </w:tcBorders>
            <w:tcMar>
              <w:top w:w="180" w:type="dxa"/>
              <w:left w:w="0" w:type="dxa"/>
              <w:bottom w:w="180" w:type="dxa"/>
              <w:right w:w="0" w:type="dxa"/>
            </w:tcMar>
            <w:hideMark/>
          </w:tcPr>
          <w:p w14:paraId="26EED060" w14:textId="35401B43"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High initial investment costs, need for energy storage infrastructure, and potential for financial instability due to intermittency.</w:t>
            </w:r>
          </w:p>
        </w:tc>
      </w:tr>
      <w:tr w:rsidR="001C5C4E" w:rsidRPr="001C5C4E" w14:paraId="63EA5926" w14:textId="77777777" w:rsidTr="00F74FD9">
        <w:tc>
          <w:tcPr>
            <w:tcW w:w="0" w:type="auto"/>
            <w:tcBorders>
              <w:bottom w:val="single" w:sz="6" w:space="0" w:color="D2D2D2"/>
            </w:tcBorders>
            <w:tcMar>
              <w:top w:w="180" w:type="dxa"/>
              <w:left w:w="0" w:type="dxa"/>
              <w:bottom w:w="180" w:type="dxa"/>
              <w:right w:w="240" w:type="dxa"/>
            </w:tcMar>
            <w:hideMark/>
          </w:tcPr>
          <w:p w14:paraId="0CE45E3D"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b/>
                <w:bCs/>
                <w:color w:val="0A0A0A"/>
                <w:sz w:val="21"/>
                <w:szCs w:val="21"/>
                <w:lang w:val="en-GB" w:eastAsia="en-GB"/>
              </w:rPr>
              <w:t>Environmental</w:t>
            </w:r>
          </w:p>
        </w:tc>
        <w:tc>
          <w:tcPr>
            <w:tcW w:w="0" w:type="auto"/>
            <w:tcBorders>
              <w:bottom w:val="single" w:sz="6" w:space="0" w:color="D2D2D2"/>
            </w:tcBorders>
            <w:tcMar>
              <w:top w:w="180" w:type="dxa"/>
              <w:left w:w="0" w:type="dxa"/>
              <w:bottom w:w="180" w:type="dxa"/>
              <w:right w:w="240" w:type="dxa"/>
            </w:tcMar>
            <w:hideMark/>
          </w:tcPr>
          <w:p w14:paraId="2FFFFC10"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Zero/low carbon emissions during operation, improved air/water quality.</w:t>
            </w:r>
          </w:p>
        </w:tc>
        <w:tc>
          <w:tcPr>
            <w:tcW w:w="0" w:type="auto"/>
            <w:tcBorders>
              <w:bottom w:val="single" w:sz="6" w:space="0" w:color="D2D2D2"/>
            </w:tcBorders>
            <w:tcMar>
              <w:top w:w="180" w:type="dxa"/>
              <w:left w:w="0" w:type="dxa"/>
              <w:bottom w:w="180" w:type="dxa"/>
              <w:right w:w="0" w:type="dxa"/>
            </w:tcMar>
            <w:hideMark/>
          </w:tcPr>
          <w:p w14:paraId="0A75CA9B"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Land use requirements, habitat alteration, wildlife harm (e.g., bird strikes from wind), and waste from decommissioning (e.g., PV panels).</w:t>
            </w:r>
          </w:p>
        </w:tc>
      </w:tr>
      <w:tr w:rsidR="001C5C4E" w:rsidRPr="001C5C4E" w14:paraId="6AE279EB" w14:textId="77777777" w:rsidTr="00F74FD9">
        <w:tc>
          <w:tcPr>
            <w:tcW w:w="0" w:type="auto"/>
            <w:tcBorders>
              <w:bottom w:val="nil"/>
            </w:tcBorders>
            <w:tcMar>
              <w:top w:w="180" w:type="dxa"/>
              <w:left w:w="0" w:type="dxa"/>
              <w:bottom w:w="180" w:type="dxa"/>
              <w:right w:w="240" w:type="dxa"/>
            </w:tcMar>
            <w:hideMark/>
          </w:tcPr>
          <w:p w14:paraId="306AF387"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b/>
                <w:bCs/>
                <w:color w:val="0A0A0A"/>
                <w:sz w:val="21"/>
                <w:szCs w:val="21"/>
                <w:lang w:val="en-GB" w:eastAsia="en-GB"/>
              </w:rPr>
              <w:t>Social</w:t>
            </w:r>
          </w:p>
        </w:tc>
        <w:tc>
          <w:tcPr>
            <w:tcW w:w="0" w:type="auto"/>
            <w:tcBorders>
              <w:bottom w:val="nil"/>
            </w:tcBorders>
            <w:tcMar>
              <w:top w:w="180" w:type="dxa"/>
              <w:left w:w="0" w:type="dxa"/>
              <w:bottom w:w="180" w:type="dxa"/>
              <w:right w:w="240" w:type="dxa"/>
            </w:tcMar>
            <w:hideMark/>
          </w:tcPr>
          <w:p w14:paraId="120D4B07" w14:textId="10EA1BCB"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Job creation</w:t>
            </w:r>
            <w:r w:rsidR="00CF0878">
              <w:rPr>
                <w:rFonts w:ascii="Arial" w:eastAsia="Times New Roman" w:hAnsi="Arial" w:cs="Arial"/>
                <w:color w:val="0A0A0A"/>
                <w:sz w:val="21"/>
                <w:szCs w:val="21"/>
                <w:lang w:val="en-GB" w:eastAsia="en-GB"/>
              </w:rPr>
              <w:t>(60,000 in Turkey 2024).</w:t>
            </w:r>
            <w:r w:rsidRPr="001C5C4E">
              <w:rPr>
                <w:rFonts w:ascii="Arial" w:eastAsia="Times New Roman" w:hAnsi="Arial" w:cs="Arial"/>
                <w:color w:val="0A0A0A"/>
                <w:sz w:val="21"/>
                <w:szCs w:val="21"/>
                <w:lang w:val="en-GB" w:eastAsia="en-GB"/>
              </w:rPr>
              <w:t>, improved health from less pollution, energy sovereignty.</w:t>
            </w:r>
          </w:p>
        </w:tc>
        <w:tc>
          <w:tcPr>
            <w:tcW w:w="0" w:type="auto"/>
            <w:tcBorders>
              <w:bottom w:val="nil"/>
            </w:tcBorders>
            <w:tcMar>
              <w:top w:w="180" w:type="dxa"/>
              <w:left w:w="0" w:type="dxa"/>
              <w:bottom w:w="180" w:type="dxa"/>
              <w:right w:w="0" w:type="dxa"/>
            </w:tcMar>
            <w:hideMark/>
          </w:tcPr>
          <w:p w14:paraId="2303FBE0"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Noise pollution (wind), visual impact on landscape, NIMBY (Not In My Back Yard) opposition.</w:t>
            </w:r>
          </w:p>
        </w:tc>
      </w:tr>
    </w:tbl>
    <w:p w14:paraId="7A37086D" w14:textId="77777777" w:rsidR="00A44B18" w:rsidRDefault="00A44B18" w:rsidP="001C5C4E">
      <w:pPr>
        <w:shd w:val="clear" w:color="auto" w:fill="FFFFFF"/>
        <w:spacing w:after="0" w:line="420" w:lineRule="atLeast"/>
        <w:rPr>
          <w:rFonts w:ascii="Arial" w:eastAsia="Times New Roman" w:hAnsi="Arial" w:cs="Arial"/>
          <w:b/>
          <w:bCs/>
          <w:color w:val="001D35"/>
          <w:sz w:val="30"/>
          <w:szCs w:val="30"/>
          <w:lang w:val="en-GB" w:eastAsia="en-GB"/>
        </w:rPr>
      </w:pPr>
    </w:p>
    <w:p w14:paraId="0D6C1965" w14:textId="0CE64D7A" w:rsidR="001C5C4E" w:rsidRPr="00166215" w:rsidRDefault="001C5C4E" w:rsidP="00166215">
      <w:pPr>
        <w:pStyle w:val="Heading2"/>
        <w:rPr>
          <w:rFonts w:eastAsia="Times New Roman"/>
          <w:b/>
          <w:bCs/>
          <w:u w:val="single"/>
          <w:lang w:val="en-GB" w:eastAsia="en-GB"/>
        </w:rPr>
      </w:pPr>
      <w:r w:rsidRPr="00166215">
        <w:rPr>
          <w:rFonts w:eastAsia="Times New Roman"/>
          <w:b/>
          <w:bCs/>
          <w:u w:val="single"/>
          <w:lang w:val="en-GB" w:eastAsia="en-GB"/>
        </w:rPr>
        <w:t>Public Perception and Evaluation (Case Studies)</w:t>
      </w:r>
    </w:p>
    <w:p w14:paraId="0716F643" w14:textId="77777777" w:rsidR="001C5C4E" w:rsidRPr="001C5C4E" w:rsidRDefault="001C5C4E" w:rsidP="001C5C4E">
      <w:pPr>
        <w:shd w:val="clear" w:color="auto" w:fill="FFFFFF"/>
        <w:spacing w:after="0" w:line="360" w:lineRule="atLeast"/>
        <w:rPr>
          <w:rFonts w:ascii="Times New Roman" w:eastAsia="Times New Roman" w:hAnsi="Times New Roman" w:cs="Times New Roman"/>
          <w:color w:val="0A0A0A"/>
          <w:szCs w:val="24"/>
          <w:lang w:val="en-GB" w:eastAsia="en-GB"/>
        </w:rPr>
      </w:pPr>
      <w:r w:rsidRPr="001C5C4E">
        <w:rPr>
          <w:rFonts w:ascii="Arial" w:eastAsia="Times New Roman" w:hAnsi="Arial" w:cs="Arial"/>
          <w:color w:val="0A0A0A"/>
          <w:szCs w:val="24"/>
          <w:lang w:val="en-GB" w:eastAsia="en-GB"/>
        </w:rPr>
        <w:t>Public perception of renewable energy is generally high (often over 70–80% for solar/wind), but support decreases significantly when projects are proposed for local areas (NIMBY phenomenon). </w:t>
      </w:r>
    </w:p>
    <w:p w14:paraId="16F20F28" w14:textId="1EE291F8" w:rsidR="001C5C4E" w:rsidRPr="001C5C4E" w:rsidRDefault="001C5C4E" w:rsidP="001C5C4E">
      <w:pPr>
        <w:shd w:val="clear" w:color="auto" w:fill="FFFFFF"/>
        <w:spacing w:after="0" w:line="360" w:lineRule="atLeast"/>
        <w:rPr>
          <w:rFonts w:ascii="Times New Roman" w:eastAsia="Times New Roman" w:hAnsi="Times New Roman" w:cs="Times New Roman"/>
          <w:szCs w:val="24"/>
          <w:lang w:val="en-GB" w:eastAsia="en-GB"/>
        </w:rPr>
      </w:pPr>
    </w:p>
    <w:p w14:paraId="5F3C2874" w14:textId="4C5F20C6" w:rsidR="001C5C4E" w:rsidRPr="001C5C4E" w:rsidRDefault="001C5C4E" w:rsidP="001C5C4E">
      <w:pPr>
        <w:shd w:val="clear" w:color="auto" w:fill="FFFFFF"/>
        <w:spacing w:after="0" w:line="360" w:lineRule="atLeast"/>
        <w:rPr>
          <w:rFonts w:ascii="Arial" w:eastAsia="Times New Roman" w:hAnsi="Arial" w:cs="Arial"/>
          <w:color w:val="0A0A0A"/>
          <w:szCs w:val="24"/>
          <w:lang w:val="en-GB" w:eastAsia="en-GB"/>
        </w:rPr>
      </w:pPr>
      <w:r w:rsidRPr="001C5C4E">
        <w:rPr>
          <w:rFonts w:ascii="Arial" w:eastAsia="Times New Roman" w:hAnsi="Arial" w:cs="Arial"/>
          <w:b/>
          <w:bCs/>
          <w:color w:val="0A0A0A"/>
          <w:szCs w:val="24"/>
          <w:lang w:val="en-GB" w:eastAsia="en-GB"/>
        </w:rPr>
        <w:t xml:space="preserve"> Findings on Public Perception (Case Study 2024/2025):</w:t>
      </w:r>
    </w:p>
    <w:p w14:paraId="21E8C974" w14:textId="77777777" w:rsidR="001C5C4E" w:rsidRPr="001C5C4E" w:rsidRDefault="001C5C4E" w:rsidP="001C5C4E">
      <w:pPr>
        <w:numPr>
          <w:ilvl w:val="0"/>
          <w:numId w:val="13"/>
        </w:numPr>
        <w:shd w:val="clear" w:color="auto" w:fill="FFFFFF"/>
        <w:spacing w:after="180" w:line="360" w:lineRule="atLeast"/>
        <w:rPr>
          <w:rFonts w:ascii="Arial" w:eastAsia="Times New Roman" w:hAnsi="Arial" w:cs="Arial"/>
          <w:color w:val="0A0A0A"/>
          <w:szCs w:val="24"/>
          <w:lang w:val="en-GB" w:eastAsia="en-GB"/>
        </w:rPr>
      </w:pPr>
      <w:r w:rsidRPr="001C5C4E">
        <w:rPr>
          <w:rFonts w:ascii="Arial" w:eastAsia="Times New Roman" w:hAnsi="Arial" w:cs="Arial"/>
          <w:b/>
          <w:bCs/>
          <w:color w:val="0A0A0A"/>
          <w:szCs w:val="24"/>
          <w:lang w:val="en-GB" w:eastAsia="en-GB"/>
        </w:rPr>
        <w:t>Support &amp; Knowledge:</w:t>
      </w:r>
      <w:r w:rsidRPr="001C5C4E">
        <w:rPr>
          <w:rFonts w:ascii="Arial" w:eastAsia="Times New Roman" w:hAnsi="Arial" w:cs="Arial"/>
          <w:color w:val="0A0A0A"/>
          <w:szCs w:val="24"/>
          <w:lang w:val="en-GB" w:eastAsia="en-GB"/>
        </w:rPr>
        <w:t> In a 2025 study, 86% of respondents supported solar energy, while onshore wind support was 73%. However, general understanding of the technical and economic aspects of RES remains low.</w:t>
      </w:r>
    </w:p>
    <w:p w14:paraId="7A851C69" w14:textId="77777777" w:rsidR="001C5C4E" w:rsidRPr="001C5C4E" w:rsidRDefault="001C5C4E" w:rsidP="001C5C4E">
      <w:pPr>
        <w:numPr>
          <w:ilvl w:val="0"/>
          <w:numId w:val="13"/>
        </w:numPr>
        <w:shd w:val="clear" w:color="auto" w:fill="FFFFFF"/>
        <w:spacing w:after="180" w:line="360" w:lineRule="atLeast"/>
        <w:rPr>
          <w:rFonts w:ascii="Arial" w:eastAsia="Times New Roman" w:hAnsi="Arial" w:cs="Arial"/>
          <w:color w:val="0A0A0A"/>
          <w:szCs w:val="24"/>
          <w:lang w:val="en-GB" w:eastAsia="en-GB"/>
        </w:rPr>
      </w:pPr>
      <w:r w:rsidRPr="001C5C4E">
        <w:rPr>
          <w:rFonts w:ascii="Arial" w:eastAsia="Times New Roman" w:hAnsi="Arial" w:cs="Arial"/>
          <w:b/>
          <w:bCs/>
          <w:color w:val="0A0A0A"/>
          <w:szCs w:val="24"/>
          <w:lang w:val="en-GB" w:eastAsia="en-GB"/>
        </w:rPr>
        <w:t>Environmental Concerns:</w:t>
      </w:r>
      <w:r w:rsidRPr="001C5C4E">
        <w:rPr>
          <w:rFonts w:ascii="Arial" w:eastAsia="Times New Roman" w:hAnsi="Arial" w:cs="Arial"/>
          <w:color w:val="0A0A0A"/>
          <w:szCs w:val="24"/>
          <w:lang w:val="en-GB" w:eastAsia="en-GB"/>
        </w:rPr>
        <w:t> Concerns about RES are generally related to the "local" environment, including biodiversity reduction (43.7% of surveyed people) and visual impacts (52.5% of surveyed people).</w:t>
      </w:r>
    </w:p>
    <w:p w14:paraId="5F9FEDF7" w14:textId="77777777" w:rsidR="001C5C4E" w:rsidRPr="001C5C4E" w:rsidRDefault="001C5C4E" w:rsidP="001C5C4E">
      <w:pPr>
        <w:numPr>
          <w:ilvl w:val="0"/>
          <w:numId w:val="13"/>
        </w:numPr>
        <w:shd w:val="clear" w:color="auto" w:fill="FFFFFF"/>
        <w:spacing w:after="180" w:line="360" w:lineRule="atLeast"/>
        <w:rPr>
          <w:rFonts w:ascii="Arial" w:eastAsia="Times New Roman" w:hAnsi="Arial" w:cs="Arial"/>
          <w:color w:val="0A0A0A"/>
          <w:szCs w:val="24"/>
          <w:lang w:val="en-GB" w:eastAsia="en-GB"/>
        </w:rPr>
      </w:pPr>
      <w:r w:rsidRPr="001C5C4E">
        <w:rPr>
          <w:rFonts w:ascii="Arial" w:eastAsia="Times New Roman" w:hAnsi="Arial" w:cs="Arial"/>
          <w:b/>
          <w:bCs/>
          <w:color w:val="0A0A0A"/>
          <w:szCs w:val="24"/>
          <w:lang w:val="en-GB" w:eastAsia="en-GB"/>
        </w:rPr>
        <w:t>Economic Factors:</w:t>
      </w:r>
      <w:r w:rsidRPr="001C5C4E">
        <w:rPr>
          <w:rFonts w:ascii="Arial" w:eastAsia="Times New Roman" w:hAnsi="Arial" w:cs="Arial"/>
          <w:color w:val="0A0A0A"/>
          <w:szCs w:val="24"/>
          <w:lang w:val="en-GB" w:eastAsia="en-GB"/>
        </w:rPr>
        <w:t> 97.2% of respondents in one study considered RE adoption difficult due to high prices.</w:t>
      </w:r>
    </w:p>
    <w:p w14:paraId="1579064F" w14:textId="77777777" w:rsidR="001C5C4E" w:rsidRPr="001C5C4E" w:rsidRDefault="001C5C4E" w:rsidP="001C5C4E">
      <w:pPr>
        <w:numPr>
          <w:ilvl w:val="0"/>
          <w:numId w:val="13"/>
        </w:numPr>
        <w:shd w:val="clear" w:color="auto" w:fill="FFFFFF"/>
        <w:spacing w:after="180" w:line="360" w:lineRule="atLeast"/>
        <w:rPr>
          <w:rFonts w:ascii="Times New Roman" w:eastAsia="Times New Roman" w:hAnsi="Times New Roman" w:cs="Times New Roman"/>
          <w:szCs w:val="24"/>
          <w:lang w:val="en-GB" w:eastAsia="en-GB"/>
        </w:rPr>
      </w:pPr>
      <w:r w:rsidRPr="001C5C4E">
        <w:rPr>
          <w:rFonts w:ascii="Arial" w:eastAsia="Times New Roman" w:hAnsi="Arial" w:cs="Arial"/>
          <w:b/>
          <w:bCs/>
          <w:color w:val="0A0A0A"/>
          <w:szCs w:val="24"/>
          <w:lang w:val="en-GB" w:eastAsia="en-GB"/>
        </w:rPr>
        <w:t>Trust in Information:</w:t>
      </w:r>
      <w:r w:rsidRPr="001C5C4E">
        <w:rPr>
          <w:rFonts w:ascii="Arial" w:eastAsia="Times New Roman" w:hAnsi="Arial" w:cs="Arial"/>
          <w:color w:val="0A0A0A"/>
          <w:szCs w:val="24"/>
          <w:lang w:val="en-GB" w:eastAsia="en-GB"/>
        </w:rPr>
        <w:t> Universities (4.1/5) and scientific sources are trusted more than governments (2.9/5) or media (12.4% confidence). </w:t>
      </w:r>
    </w:p>
    <w:p w14:paraId="5EF3B58D" w14:textId="2F02F0CE" w:rsidR="001C5C4E" w:rsidRPr="001C5C4E" w:rsidRDefault="001C5C4E" w:rsidP="001C5C4E">
      <w:pPr>
        <w:shd w:val="clear" w:color="auto" w:fill="FFFFFF"/>
        <w:spacing w:after="180" w:line="360" w:lineRule="atLeast"/>
        <w:ind w:left="720"/>
        <w:rPr>
          <w:rFonts w:ascii="Times New Roman" w:eastAsia="Times New Roman" w:hAnsi="Times New Roman" w:cs="Times New Roman"/>
          <w:szCs w:val="24"/>
          <w:lang w:val="en-GB" w:eastAsia="en-GB"/>
        </w:rPr>
      </w:pPr>
    </w:p>
    <w:p w14:paraId="4688CC8C" w14:textId="77777777" w:rsidR="001C5C4E" w:rsidRPr="001C5C4E" w:rsidRDefault="001C5C4E" w:rsidP="001C5C4E">
      <w:pPr>
        <w:shd w:val="clear" w:color="auto" w:fill="FFFFFF"/>
        <w:spacing w:after="0" w:line="420" w:lineRule="atLeast"/>
        <w:rPr>
          <w:rFonts w:ascii="Arial" w:eastAsia="Times New Roman" w:hAnsi="Arial" w:cs="Arial"/>
          <w:b/>
          <w:bCs/>
          <w:color w:val="001D35"/>
          <w:sz w:val="30"/>
          <w:szCs w:val="30"/>
          <w:lang w:val="en-GB" w:eastAsia="en-GB"/>
        </w:rPr>
      </w:pPr>
      <w:r w:rsidRPr="001C5C4E">
        <w:rPr>
          <w:rFonts w:ascii="Arial" w:eastAsia="Times New Roman" w:hAnsi="Arial" w:cs="Arial"/>
          <w:b/>
          <w:bCs/>
          <w:color w:val="001D35"/>
          <w:sz w:val="30"/>
          <w:szCs w:val="30"/>
          <w:lang w:val="en-GB" w:eastAsia="en-GB"/>
        </w:rPr>
        <w:t>Evaluation by Technology Type</w:t>
      </w:r>
    </w:p>
    <w:p w14:paraId="091BE709" w14:textId="77777777" w:rsidR="001C5C4E" w:rsidRPr="001C5C4E" w:rsidRDefault="001C5C4E" w:rsidP="001C5C4E">
      <w:pPr>
        <w:numPr>
          <w:ilvl w:val="0"/>
          <w:numId w:val="14"/>
        </w:numPr>
        <w:shd w:val="clear" w:color="auto" w:fill="FFFFFF"/>
        <w:spacing w:after="180" w:line="360" w:lineRule="atLeast"/>
        <w:rPr>
          <w:rFonts w:ascii="Arial" w:eastAsia="Times New Roman" w:hAnsi="Arial" w:cs="Arial"/>
          <w:color w:val="0A0A0A"/>
          <w:szCs w:val="24"/>
          <w:lang w:val="en-GB" w:eastAsia="en-GB"/>
        </w:rPr>
      </w:pPr>
      <w:r w:rsidRPr="001C5C4E">
        <w:rPr>
          <w:rFonts w:ascii="Arial" w:eastAsia="Times New Roman" w:hAnsi="Arial" w:cs="Arial"/>
          <w:b/>
          <w:bCs/>
          <w:color w:val="0A0A0A"/>
          <w:szCs w:val="24"/>
          <w:lang w:val="en-GB" w:eastAsia="en-GB"/>
        </w:rPr>
        <w:t>Wind Energy:</w:t>
      </w:r>
      <w:r w:rsidRPr="001C5C4E">
        <w:rPr>
          <w:rFonts w:ascii="Arial" w:eastAsia="Times New Roman" w:hAnsi="Arial" w:cs="Arial"/>
          <w:color w:val="0A0A0A"/>
          <w:szCs w:val="24"/>
          <w:lang w:val="en-GB" w:eastAsia="en-GB"/>
        </w:rPr>
        <w:t> Considered to have the lowest water consumption and greenhouse gas emissions, yet faced with high local opposition due to noise and visual impacts.</w:t>
      </w:r>
    </w:p>
    <w:p w14:paraId="0E7B0563" w14:textId="77777777" w:rsidR="001C5C4E" w:rsidRPr="001C5C4E" w:rsidRDefault="001C5C4E" w:rsidP="001C5C4E">
      <w:pPr>
        <w:numPr>
          <w:ilvl w:val="0"/>
          <w:numId w:val="14"/>
        </w:numPr>
        <w:shd w:val="clear" w:color="auto" w:fill="FFFFFF"/>
        <w:spacing w:after="180" w:line="360" w:lineRule="atLeast"/>
        <w:rPr>
          <w:rFonts w:ascii="Arial" w:eastAsia="Times New Roman" w:hAnsi="Arial" w:cs="Arial"/>
          <w:color w:val="0A0A0A"/>
          <w:szCs w:val="24"/>
          <w:lang w:val="en-GB" w:eastAsia="en-GB"/>
        </w:rPr>
      </w:pPr>
      <w:r w:rsidRPr="001C5C4E">
        <w:rPr>
          <w:rFonts w:ascii="Arial" w:eastAsia="Times New Roman" w:hAnsi="Arial" w:cs="Arial"/>
          <w:b/>
          <w:bCs/>
          <w:color w:val="0A0A0A"/>
          <w:szCs w:val="24"/>
          <w:lang w:val="en-GB" w:eastAsia="en-GB"/>
        </w:rPr>
        <w:t>Solar Photovoltaic:</w:t>
      </w:r>
      <w:r w:rsidRPr="001C5C4E">
        <w:rPr>
          <w:rFonts w:ascii="Arial" w:eastAsia="Times New Roman" w:hAnsi="Arial" w:cs="Arial"/>
          <w:color w:val="0A0A0A"/>
          <w:szCs w:val="24"/>
          <w:lang w:val="en-GB" w:eastAsia="en-GB"/>
        </w:rPr>
        <w:t> High public acceptance but causes concern over the loss of agricultural land.</w:t>
      </w:r>
    </w:p>
    <w:p w14:paraId="208A5486" w14:textId="44132816" w:rsidR="001C5C4E" w:rsidRPr="001C5C4E" w:rsidRDefault="00B57596" w:rsidP="001C5C4E">
      <w:pPr>
        <w:numPr>
          <w:ilvl w:val="0"/>
          <w:numId w:val="14"/>
        </w:numPr>
        <w:shd w:val="clear" w:color="auto" w:fill="FFFFFF"/>
        <w:spacing w:after="180" w:line="360" w:lineRule="atLeast"/>
        <w:rPr>
          <w:rFonts w:ascii="Times New Roman" w:eastAsia="Times New Roman" w:hAnsi="Times New Roman" w:cs="Times New Roman"/>
          <w:szCs w:val="24"/>
          <w:lang w:val="en-GB" w:eastAsia="en-GB"/>
        </w:rPr>
      </w:pPr>
      <w:r>
        <w:rPr>
          <w:rFonts w:ascii="Arial" w:eastAsia="Times New Roman" w:hAnsi="Arial" w:cs="Arial"/>
          <w:b/>
          <w:bCs/>
          <w:noProof/>
          <w:color w:val="0A0A0A"/>
          <w:szCs w:val="24"/>
          <w:lang w:val="en-GB" w:eastAsia="en-GB"/>
        </w:rPr>
        <w:lastRenderedPageBreak/>
        <w:drawing>
          <wp:anchor distT="0" distB="0" distL="114300" distR="114300" simplePos="0" relativeHeight="251658272" behindDoc="0" locked="0" layoutInCell="1" allowOverlap="1" wp14:anchorId="21555BF4" wp14:editId="43F2032F">
            <wp:simplePos x="0" y="0"/>
            <wp:positionH relativeFrom="column">
              <wp:posOffset>-368300</wp:posOffset>
            </wp:positionH>
            <wp:positionV relativeFrom="paragraph">
              <wp:posOffset>3907155</wp:posOffset>
            </wp:positionV>
            <wp:extent cx="5518150" cy="1544320"/>
            <wp:effectExtent l="0" t="0" r="6350" b="0"/>
            <wp:wrapTopAndBottom/>
            <wp:docPr id="289334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34572" name="Picture 289334572"/>
                    <pic:cNvPicPr/>
                  </pic:nvPicPr>
                  <pic:blipFill>
                    <a:blip r:embed="rId98">
                      <a:extLst>
                        <a:ext uri="{28A0092B-C50C-407E-A947-70E740481C1C}">
                          <a14:useLocalDpi xmlns:a14="http://schemas.microsoft.com/office/drawing/2010/main" val="0"/>
                        </a:ext>
                      </a:extLst>
                    </a:blip>
                    <a:stretch>
                      <a:fillRect/>
                    </a:stretch>
                  </pic:blipFill>
                  <pic:spPr>
                    <a:xfrm>
                      <a:off x="0" y="0"/>
                      <a:ext cx="5518150" cy="1544320"/>
                    </a:xfrm>
                    <a:prstGeom prst="rect">
                      <a:avLst/>
                    </a:prstGeom>
                  </pic:spPr>
                </pic:pic>
              </a:graphicData>
            </a:graphic>
            <wp14:sizeRelH relativeFrom="margin">
              <wp14:pctWidth>0</wp14:pctWidth>
            </wp14:sizeRelH>
            <wp14:sizeRelV relativeFrom="margin">
              <wp14:pctHeight>0</wp14:pctHeight>
            </wp14:sizeRelV>
          </wp:anchor>
        </w:drawing>
      </w:r>
      <w:r w:rsidR="00303939">
        <w:rPr>
          <w:rFonts w:ascii="Arial" w:eastAsia="Times New Roman" w:hAnsi="Arial" w:cs="Arial"/>
          <w:b/>
          <w:bCs/>
          <w:noProof/>
          <w:color w:val="0A0A0A"/>
          <w:szCs w:val="24"/>
          <w:lang w:val="en-GB" w:eastAsia="en-GB"/>
        </w:rPr>
        <w:drawing>
          <wp:anchor distT="0" distB="0" distL="114300" distR="114300" simplePos="0" relativeHeight="251658276" behindDoc="0" locked="0" layoutInCell="1" allowOverlap="1" wp14:anchorId="4055D069" wp14:editId="2DF59E06">
            <wp:simplePos x="0" y="0"/>
            <wp:positionH relativeFrom="column">
              <wp:posOffset>73660</wp:posOffset>
            </wp:positionH>
            <wp:positionV relativeFrom="paragraph">
              <wp:posOffset>520065</wp:posOffset>
            </wp:positionV>
            <wp:extent cx="4737100" cy="1881505"/>
            <wp:effectExtent l="0" t="0" r="6350" b="4445"/>
            <wp:wrapTopAndBottom/>
            <wp:docPr id="593574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74641" name="Picture 59357464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737100" cy="1881505"/>
                    </a:xfrm>
                    <a:prstGeom prst="rect">
                      <a:avLst/>
                    </a:prstGeom>
                  </pic:spPr>
                </pic:pic>
              </a:graphicData>
            </a:graphic>
            <wp14:sizeRelH relativeFrom="margin">
              <wp14:pctWidth>0</wp14:pctWidth>
            </wp14:sizeRelH>
            <wp14:sizeRelV relativeFrom="margin">
              <wp14:pctHeight>0</wp14:pctHeight>
            </wp14:sizeRelV>
          </wp:anchor>
        </w:drawing>
      </w:r>
      <w:r w:rsidR="001C5C4E" w:rsidRPr="001C5C4E">
        <w:rPr>
          <w:rFonts w:ascii="Arial" w:eastAsia="Times New Roman" w:hAnsi="Arial" w:cs="Arial"/>
          <w:b/>
          <w:bCs/>
          <w:color w:val="0A0A0A"/>
          <w:szCs w:val="24"/>
          <w:lang w:val="en-GB" w:eastAsia="en-GB"/>
        </w:rPr>
        <w:t>Biomass:</w:t>
      </w:r>
      <w:r w:rsidR="001C5C4E" w:rsidRPr="001C5C4E">
        <w:rPr>
          <w:rFonts w:ascii="Arial" w:eastAsia="Times New Roman" w:hAnsi="Arial" w:cs="Arial"/>
          <w:color w:val="0A0A0A"/>
          <w:szCs w:val="24"/>
          <w:lang w:val="en-GB" w:eastAsia="en-GB"/>
        </w:rPr>
        <w:t> Often faces lower public support due to potential impacts on air quality, even if it contributes to waste management. </w:t>
      </w:r>
      <w:hyperlink r:id="rId100" w:anchor=":~:text=Today%27s%20energy%20market%20is%20undergoing%20a%20transformation,high%20initial%20investments%20and%20costs%20%5B%2028%5D." w:history="1">
        <w:r w:rsidR="00CF3F4E" w:rsidRPr="00CF3F4E">
          <w:rPr>
            <w:rStyle w:val="Hyperlink"/>
            <w:rFonts w:ascii="Arial" w:eastAsia="Times New Roman" w:hAnsi="Arial" w:cs="Arial"/>
            <w:szCs w:val="24"/>
            <w:lang w:val="en-GB" w:eastAsia="en-GB"/>
          </w:rPr>
          <w:t>MPDI</w:t>
        </w:r>
      </w:hyperlink>
      <w:r w:rsidR="00CF3F4E">
        <w:rPr>
          <w:rFonts w:ascii="Arial" w:eastAsia="Times New Roman" w:hAnsi="Arial" w:cs="Arial"/>
          <w:color w:val="0A0A0A"/>
          <w:szCs w:val="24"/>
          <w:lang w:val="en-GB" w:eastAsia="en-GB"/>
        </w:rPr>
        <w:t xml:space="preserve"> </w:t>
      </w:r>
    </w:p>
    <w:p w14:paraId="29A715FB" w14:textId="65074D06" w:rsidR="00A9668E" w:rsidRPr="00CF3F4E" w:rsidRDefault="00A9668E" w:rsidP="00CF3F4E">
      <w:pPr>
        <w:shd w:val="clear" w:color="auto" w:fill="FFFFFF"/>
        <w:spacing w:after="180" w:line="360" w:lineRule="atLeast"/>
        <w:ind w:left="720"/>
        <w:rPr>
          <w:rFonts w:ascii="Times New Roman" w:eastAsia="Times New Roman" w:hAnsi="Times New Roman" w:cs="Times New Roman"/>
          <w:szCs w:val="24"/>
          <w:lang w:val="en-GB" w:eastAsia="en-GB"/>
        </w:rPr>
        <w:sectPr w:rsidR="00A9668E" w:rsidRPr="00CF3F4E" w:rsidSect="00754421">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p w14:paraId="2ECF4F3C" w14:textId="2D7B4CC8" w:rsidR="001C5C4E" w:rsidRPr="000C7540" w:rsidRDefault="001C5C4E" w:rsidP="00166215">
      <w:pPr>
        <w:pStyle w:val="Heading2"/>
        <w:rPr>
          <w:rFonts w:eastAsia="Times New Roman"/>
          <w:b/>
          <w:bCs/>
          <w:u w:val="single"/>
          <w:lang w:val="en-GB" w:eastAsia="en-GB"/>
        </w:rPr>
      </w:pPr>
      <w:r w:rsidRPr="000C7540">
        <w:rPr>
          <w:rFonts w:eastAsia="Times New Roman"/>
          <w:b/>
          <w:bCs/>
          <w:u w:val="single"/>
          <w:lang w:val="en-GB" w:eastAsia="en-GB"/>
        </w:rPr>
        <w:lastRenderedPageBreak/>
        <w:t>Comparative Table of Environmental and Social Factors</w:t>
      </w:r>
      <w:r w:rsidR="0067690A">
        <w:rPr>
          <w:rFonts w:eastAsia="Times New Roman"/>
          <w:b/>
          <w:bCs/>
          <w:u w:val="single"/>
          <w:lang w:val="en-GB" w:eastAsia="en-GB"/>
        </w:rPr>
        <w:t xml:space="preserve">. </w:t>
      </w:r>
      <w:hyperlink r:id="rId101" w:anchor=":~:text=Intermittency%20is%20a%20common%20challenge%20for%20renewable,and%20attractive%20to%20policymakers%20and%20community%20members." w:history="1">
        <w:r w:rsidR="001F4E64" w:rsidRPr="001F4E64">
          <w:rPr>
            <w:rStyle w:val="Hyperlink"/>
            <w:rFonts w:eastAsia="Times New Roman"/>
            <w:b/>
            <w:bCs/>
            <w:sz w:val="16"/>
            <w:szCs w:val="16"/>
            <w:lang w:val="en-GB" w:eastAsia="en-GB"/>
          </w:rPr>
          <w:t xml:space="preserve">Sustainability Directory26.11.25 </w:t>
        </w:r>
      </w:hyperlink>
    </w:p>
    <w:tbl>
      <w:tblPr>
        <w:tblW w:w="9214" w:type="dxa"/>
        <w:tblCellMar>
          <w:top w:w="15" w:type="dxa"/>
          <w:left w:w="15" w:type="dxa"/>
          <w:bottom w:w="15" w:type="dxa"/>
          <w:right w:w="15" w:type="dxa"/>
        </w:tblCellMar>
        <w:tblLook w:val="04A0" w:firstRow="1" w:lastRow="0" w:firstColumn="1" w:lastColumn="0" w:noHBand="0" w:noVBand="1"/>
      </w:tblPr>
      <w:tblGrid>
        <w:gridCol w:w="1201"/>
        <w:gridCol w:w="1956"/>
        <w:gridCol w:w="3304"/>
        <w:gridCol w:w="2753"/>
      </w:tblGrid>
      <w:tr w:rsidR="001C5C4E" w:rsidRPr="001C5C4E" w14:paraId="5EDEFA9F" w14:textId="77777777" w:rsidTr="004645C2">
        <w:tc>
          <w:tcPr>
            <w:tcW w:w="0" w:type="auto"/>
            <w:tcBorders>
              <w:bottom w:val="single" w:sz="6" w:space="0" w:color="D2D2D2"/>
            </w:tcBorders>
            <w:tcMar>
              <w:top w:w="120" w:type="dxa"/>
              <w:left w:w="0" w:type="dxa"/>
              <w:bottom w:w="120" w:type="dxa"/>
              <w:right w:w="240" w:type="dxa"/>
            </w:tcMar>
            <w:hideMark/>
          </w:tcPr>
          <w:p w14:paraId="621F87C9" w14:textId="77777777" w:rsidR="001C5C4E" w:rsidRPr="001C5C4E" w:rsidRDefault="001C5C4E" w:rsidP="001C5C4E">
            <w:pPr>
              <w:spacing w:after="0" w:line="330" w:lineRule="atLeast"/>
              <w:rPr>
                <w:rFonts w:ascii="Arial" w:eastAsia="Times New Roman" w:hAnsi="Arial" w:cs="Arial"/>
                <w:b/>
                <w:bCs/>
                <w:sz w:val="21"/>
                <w:szCs w:val="21"/>
                <w:lang w:val="en-GB" w:eastAsia="en-GB"/>
              </w:rPr>
            </w:pPr>
            <w:r w:rsidRPr="001C5C4E">
              <w:rPr>
                <w:rFonts w:ascii="Arial" w:eastAsia="Times New Roman" w:hAnsi="Arial" w:cs="Arial"/>
                <w:b/>
                <w:bCs/>
                <w:sz w:val="21"/>
                <w:szCs w:val="21"/>
                <w:lang w:val="en-GB" w:eastAsia="en-GB"/>
              </w:rPr>
              <w:t>Aspect </w:t>
            </w:r>
          </w:p>
        </w:tc>
        <w:tc>
          <w:tcPr>
            <w:tcW w:w="0" w:type="auto"/>
            <w:tcBorders>
              <w:bottom w:val="single" w:sz="6" w:space="0" w:color="D2D2D2"/>
            </w:tcBorders>
            <w:tcMar>
              <w:top w:w="120" w:type="dxa"/>
              <w:left w:w="0" w:type="dxa"/>
              <w:bottom w:w="120" w:type="dxa"/>
              <w:right w:w="240" w:type="dxa"/>
            </w:tcMar>
            <w:hideMark/>
          </w:tcPr>
          <w:p w14:paraId="6EA925CC" w14:textId="77777777" w:rsidR="001C5C4E" w:rsidRPr="001C5C4E" w:rsidRDefault="001C5C4E" w:rsidP="001C5C4E">
            <w:pPr>
              <w:spacing w:after="0" w:line="330" w:lineRule="atLeast"/>
              <w:rPr>
                <w:rFonts w:ascii="Arial" w:eastAsia="Times New Roman" w:hAnsi="Arial" w:cs="Arial"/>
                <w:b/>
                <w:bCs/>
                <w:sz w:val="21"/>
                <w:szCs w:val="21"/>
                <w:lang w:val="en-GB" w:eastAsia="en-GB"/>
              </w:rPr>
            </w:pPr>
            <w:r w:rsidRPr="001C5C4E">
              <w:rPr>
                <w:rFonts w:ascii="Arial" w:eastAsia="Times New Roman" w:hAnsi="Arial" w:cs="Arial"/>
                <w:b/>
                <w:bCs/>
                <w:sz w:val="21"/>
                <w:szCs w:val="21"/>
                <w:lang w:val="en-GB" w:eastAsia="en-GB"/>
              </w:rPr>
              <w:t>Renewable Type</w:t>
            </w:r>
          </w:p>
        </w:tc>
        <w:tc>
          <w:tcPr>
            <w:tcW w:w="0" w:type="auto"/>
            <w:tcBorders>
              <w:bottom w:val="single" w:sz="6" w:space="0" w:color="D2D2D2"/>
            </w:tcBorders>
            <w:tcMar>
              <w:top w:w="120" w:type="dxa"/>
              <w:left w:w="0" w:type="dxa"/>
              <w:bottom w:w="120" w:type="dxa"/>
              <w:right w:w="240" w:type="dxa"/>
            </w:tcMar>
            <w:hideMark/>
          </w:tcPr>
          <w:p w14:paraId="6A1C0602" w14:textId="77777777" w:rsidR="001C5C4E" w:rsidRPr="001C5C4E" w:rsidRDefault="001C5C4E" w:rsidP="001C5C4E">
            <w:pPr>
              <w:spacing w:after="0" w:line="330" w:lineRule="atLeast"/>
              <w:rPr>
                <w:rFonts w:ascii="Arial" w:eastAsia="Times New Roman" w:hAnsi="Arial" w:cs="Arial"/>
                <w:b/>
                <w:bCs/>
                <w:sz w:val="21"/>
                <w:szCs w:val="21"/>
                <w:lang w:val="en-GB" w:eastAsia="en-GB"/>
              </w:rPr>
            </w:pPr>
            <w:r w:rsidRPr="001C5C4E">
              <w:rPr>
                <w:rFonts w:ascii="Arial" w:eastAsia="Times New Roman" w:hAnsi="Arial" w:cs="Arial"/>
                <w:b/>
                <w:bCs/>
                <w:sz w:val="21"/>
                <w:szCs w:val="21"/>
                <w:lang w:val="en-GB" w:eastAsia="en-GB"/>
              </w:rPr>
              <w:t>Environmental Impact</w:t>
            </w:r>
          </w:p>
        </w:tc>
        <w:tc>
          <w:tcPr>
            <w:tcW w:w="2753" w:type="dxa"/>
            <w:tcBorders>
              <w:bottom w:val="single" w:sz="6" w:space="0" w:color="D2D2D2"/>
            </w:tcBorders>
            <w:tcMar>
              <w:top w:w="120" w:type="dxa"/>
              <w:left w:w="0" w:type="dxa"/>
              <w:bottom w:w="120" w:type="dxa"/>
              <w:right w:w="0" w:type="dxa"/>
            </w:tcMar>
            <w:hideMark/>
          </w:tcPr>
          <w:p w14:paraId="501F6127" w14:textId="77777777" w:rsidR="001C5C4E" w:rsidRPr="001C5C4E" w:rsidRDefault="001C5C4E" w:rsidP="001C5C4E">
            <w:pPr>
              <w:spacing w:after="0" w:line="330" w:lineRule="atLeast"/>
              <w:rPr>
                <w:rFonts w:ascii="Arial" w:eastAsia="Times New Roman" w:hAnsi="Arial" w:cs="Arial"/>
                <w:b/>
                <w:bCs/>
                <w:sz w:val="21"/>
                <w:szCs w:val="21"/>
                <w:lang w:val="en-GB" w:eastAsia="en-GB"/>
              </w:rPr>
            </w:pPr>
            <w:r w:rsidRPr="001C5C4E">
              <w:rPr>
                <w:rFonts w:ascii="Arial" w:eastAsia="Times New Roman" w:hAnsi="Arial" w:cs="Arial"/>
                <w:b/>
                <w:bCs/>
                <w:sz w:val="21"/>
                <w:szCs w:val="21"/>
                <w:lang w:val="en-GB" w:eastAsia="en-GB"/>
              </w:rPr>
              <w:t>Social/Perception Impact</w:t>
            </w:r>
          </w:p>
        </w:tc>
      </w:tr>
      <w:tr w:rsidR="001C5C4E" w:rsidRPr="001C5C4E" w14:paraId="348B345B" w14:textId="77777777" w:rsidTr="004645C2">
        <w:tc>
          <w:tcPr>
            <w:tcW w:w="0" w:type="auto"/>
            <w:tcBorders>
              <w:bottom w:val="single" w:sz="6" w:space="0" w:color="D2D2D2"/>
            </w:tcBorders>
            <w:tcMar>
              <w:top w:w="180" w:type="dxa"/>
              <w:left w:w="0" w:type="dxa"/>
              <w:bottom w:w="180" w:type="dxa"/>
              <w:right w:w="240" w:type="dxa"/>
            </w:tcMar>
            <w:hideMark/>
          </w:tcPr>
          <w:p w14:paraId="2B417D5B"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b/>
                <w:bCs/>
                <w:color w:val="0A0A0A"/>
                <w:sz w:val="21"/>
                <w:szCs w:val="21"/>
                <w:lang w:val="en-GB" w:eastAsia="en-GB"/>
              </w:rPr>
              <w:t>Land Req.</w:t>
            </w:r>
          </w:p>
        </w:tc>
        <w:tc>
          <w:tcPr>
            <w:tcW w:w="0" w:type="auto"/>
            <w:tcBorders>
              <w:bottom w:val="single" w:sz="6" w:space="0" w:color="D2D2D2"/>
            </w:tcBorders>
            <w:tcMar>
              <w:top w:w="180" w:type="dxa"/>
              <w:left w:w="0" w:type="dxa"/>
              <w:bottom w:w="180" w:type="dxa"/>
              <w:right w:w="240" w:type="dxa"/>
            </w:tcMar>
            <w:hideMark/>
          </w:tcPr>
          <w:p w14:paraId="0A72CC80"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Solar PV / Wind</w:t>
            </w:r>
          </w:p>
        </w:tc>
        <w:tc>
          <w:tcPr>
            <w:tcW w:w="0" w:type="auto"/>
            <w:tcBorders>
              <w:bottom w:val="single" w:sz="6" w:space="0" w:color="D2D2D2"/>
            </w:tcBorders>
            <w:tcMar>
              <w:top w:w="180" w:type="dxa"/>
              <w:left w:w="0" w:type="dxa"/>
              <w:bottom w:w="180" w:type="dxa"/>
              <w:right w:w="240" w:type="dxa"/>
            </w:tcMar>
            <w:hideMark/>
          </w:tcPr>
          <w:p w14:paraId="711C0611"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High land requirement, change of habitat.</w:t>
            </w:r>
          </w:p>
        </w:tc>
        <w:tc>
          <w:tcPr>
            <w:tcW w:w="2753" w:type="dxa"/>
            <w:tcBorders>
              <w:bottom w:val="single" w:sz="6" w:space="0" w:color="D2D2D2"/>
            </w:tcBorders>
            <w:tcMar>
              <w:top w:w="180" w:type="dxa"/>
              <w:left w:w="0" w:type="dxa"/>
              <w:bottom w:w="180" w:type="dxa"/>
              <w:right w:w="0" w:type="dxa"/>
            </w:tcMar>
            <w:hideMark/>
          </w:tcPr>
          <w:p w14:paraId="5B21A386"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High visual impact, NIMBY opposition.</w:t>
            </w:r>
          </w:p>
        </w:tc>
      </w:tr>
      <w:tr w:rsidR="001C5C4E" w:rsidRPr="001C5C4E" w14:paraId="76391C9B" w14:textId="77777777" w:rsidTr="004645C2">
        <w:tc>
          <w:tcPr>
            <w:tcW w:w="0" w:type="auto"/>
            <w:tcBorders>
              <w:bottom w:val="single" w:sz="6" w:space="0" w:color="D2D2D2"/>
            </w:tcBorders>
            <w:tcMar>
              <w:top w:w="180" w:type="dxa"/>
              <w:left w:w="0" w:type="dxa"/>
              <w:bottom w:w="180" w:type="dxa"/>
              <w:right w:w="240" w:type="dxa"/>
            </w:tcMar>
            <w:hideMark/>
          </w:tcPr>
          <w:p w14:paraId="5B645761"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b/>
                <w:bCs/>
                <w:color w:val="0A0A0A"/>
                <w:sz w:val="21"/>
                <w:szCs w:val="21"/>
                <w:lang w:val="en-GB" w:eastAsia="en-GB"/>
              </w:rPr>
              <w:t>Wildlife</w:t>
            </w:r>
          </w:p>
        </w:tc>
        <w:tc>
          <w:tcPr>
            <w:tcW w:w="0" w:type="auto"/>
            <w:tcBorders>
              <w:bottom w:val="single" w:sz="6" w:space="0" w:color="D2D2D2"/>
            </w:tcBorders>
            <w:tcMar>
              <w:top w:w="180" w:type="dxa"/>
              <w:left w:w="0" w:type="dxa"/>
              <w:bottom w:w="180" w:type="dxa"/>
              <w:right w:w="240" w:type="dxa"/>
            </w:tcMar>
            <w:hideMark/>
          </w:tcPr>
          <w:p w14:paraId="337919A7"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Wind / Hydro</w:t>
            </w:r>
          </w:p>
        </w:tc>
        <w:tc>
          <w:tcPr>
            <w:tcW w:w="0" w:type="auto"/>
            <w:tcBorders>
              <w:bottom w:val="single" w:sz="6" w:space="0" w:color="D2D2D2"/>
            </w:tcBorders>
            <w:tcMar>
              <w:top w:w="180" w:type="dxa"/>
              <w:left w:w="0" w:type="dxa"/>
              <w:bottom w:w="180" w:type="dxa"/>
              <w:right w:w="240" w:type="dxa"/>
            </w:tcMar>
            <w:hideMark/>
          </w:tcPr>
          <w:p w14:paraId="47D9E758"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Potential harm to birds and aquatic ecosystems.</w:t>
            </w:r>
          </w:p>
        </w:tc>
        <w:tc>
          <w:tcPr>
            <w:tcW w:w="2753" w:type="dxa"/>
            <w:tcBorders>
              <w:bottom w:val="single" w:sz="6" w:space="0" w:color="D2D2D2"/>
            </w:tcBorders>
            <w:tcMar>
              <w:top w:w="180" w:type="dxa"/>
              <w:left w:w="0" w:type="dxa"/>
              <w:bottom w:w="180" w:type="dxa"/>
              <w:right w:w="0" w:type="dxa"/>
            </w:tcMar>
            <w:hideMark/>
          </w:tcPr>
          <w:p w14:paraId="0D8D0658"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Concern about loss of biodiversity.</w:t>
            </w:r>
          </w:p>
        </w:tc>
      </w:tr>
      <w:tr w:rsidR="001C5C4E" w:rsidRPr="001C5C4E" w14:paraId="2D4E14CF" w14:textId="77777777" w:rsidTr="004645C2">
        <w:tc>
          <w:tcPr>
            <w:tcW w:w="0" w:type="auto"/>
            <w:tcBorders>
              <w:bottom w:val="single" w:sz="6" w:space="0" w:color="D2D2D2"/>
            </w:tcBorders>
            <w:tcMar>
              <w:top w:w="180" w:type="dxa"/>
              <w:left w:w="0" w:type="dxa"/>
              <w:bottom w:w="180" w:type="dxa"/>
              <w:right w:w="240" w:type="dxa"/>
            </w:tcMar>
            <w:hideMark/>
          </w:tcPr>
          <w:p w14:paraId="080B60D2"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b/>
                <w:bCs/>
                <w:color w:val="0A0A0A"/>
                <w:sz w:val="21"/>
                <w:szCs w:val="21"/>
                <w:lang w:val="en-GB" w:eastAsia="en-GB"/>
              </w:rPr>
              <w:t>Pollution</w:t>
            </w:r>
          </w:p>
        </w:tc>
        <w:tc>
          <w:tcPr>
            <w:tcW w:w="0" w:type="auto"/>
            <w:tcBorders>
              <w:bottom w:val="single" w:sz="6" w:space="0" w:color="D2D2D2"/>
            </w:tcBorders>
            <w:tcMar>
              <w:top w:w="180" w:type="dxa"/>
              <w:left w:w="0" w:type="dxa"/>
              <w:bottom w:w="180" w:type="dxa"/>
              <w:right w:w="240" w:type="dxa"/>
            </w:tcMar>
            <w:hideMark/>
          </w:tcPr>
          <w:p w14:paraId="378E0B2B"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Biomass / Waste</w:t>
            </w:r>
          </w:p>
        </w:tc>
        <w:tc>
          <w:tcPr>
            <w:tcW w:w="0" w:type="auto"/>
            <w:tcBorders>
              <w:bottom w:val="single" w:sz="6" w:space="0" w:color="D2D2D2"/>
            </w:tcBorders>
            <w:tcMar>
              <w:top w:w="180" w:type="dxa"/>
              <w:left w:w="0" w:type="dxa"/>
              <w:bottom w:w="180" w:type="dxa"/>
              <w:right w:w="240" w:type="dxa"/>
            </w:tcMar>
            <w:hideMark/>
          </w:tcPr>
          <w:p w14:paraId="5F4F30E8"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Can cause local air pollution (particulate matter).</w:t>
            </w:r>
          </w:p>
        </w:tc>
        <w:tc>
          <w:tcPr>
            <w:tcW w:w="2753" w:type="dxa"/>
            <w:tcBorders>
              <w:bottom w:val="single" w:sz="6" w:space="0" w:color="D2D2D2"/>
            </w:tcBorders>
            <w:tcMar>
              <w:top w:w="180" w:type="dxa"/>
              <w:left w:w="0" w:type="dxa"/>
              <w:bottom w:w="180" w:type="dxa"/>
              <w:right w:w="0" w:type="dxa"/>
            </w:tcMar>
            <w:hideMark/>
          </w:tcPr>
          <w:p w14:paraId="7C142EA3"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Concerns regarding noise and smell.</w:t>
            </w:r>
          </w:p>
        </w:tc>
      </w:tr>
      <w:tr w:rsidR="001C5C4E" w:rsidRPr="001C5C4E" w14:paraId="488A5C4F" w14:textId="77777777" w:rsidTr="004645C2">
        <w:tc>
          <w:tcPr>
            <w:tcW w:w="0" w:type="auto"/>
            <w:tcBorders>
              <w:bottom w:val="single" w:sz="6" w:space="0" w:color="D2D2D2"/>
            </w:tcBorders>
            <w:tcMar>
              <w:top w:w="180" w:type="dxa"/>
              <w:left w:w="0" w:type="dxa"/>
              <w:bottom w:w="180" w:type="dxa"/>
              <w:right w:w="240" w:type="dxa"/>
            </w:tcMar>
            <w:hideMark/>
          </w:tcPr>
          <w:p w14:paraId="27810AC3"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b/>
                <w:bCs/>
                <w:color w:val="0A0A0A"/>
                <w:sz w:val="21"/>
                <w:szCs w:val="21"/>
                <w:lang w:val="en-GB" w:eastAsia="en-GB"/>
              </w:rPr>
              <w:t>Water</w:t>
            </w:r>
          </w:p>
        </w:tc>
        <w:tc>
          <w:tcPr>
            <w:tcW w:w="0" w:type="auto"/>
            <w:tcBorders>
              <w:bottom w:val="single" w:sz="6" w:space="0" w:color="D2D2D2"/>
            </w:tcBorders>
            <w:tcMar>
              <w:top w:w="180" w:type="dxa"/>
              <w:left w:w="0" w:type="dxa"/>
              <w:bottom w:w="180" w:type="dxa"/>
              <w:right w:w="240" w:type="dxa"/>
            </w:tcMar>
            <w:hideMark/>
          </w:tcPr>
          <w:p w14:paraId="1C86B235"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Hydro/Geothermal</w:t>
            </w:r>
          </w:p>
        </w:tc>
        <w:tc>
          <w:tcPr>
            <w:tcW w:w="0" w:type="auto"/>
            <w:tcBorders>
              <w:bottom w:val="single" w:sz="6" w:space="0" w:color="D2D2D2"/>
            </w:tcBorders>
            <w:tcMar>
              <w:top w:w="180" w:type="dxa"/>
              <w:left w:w="0" w:type="dxa"/>
              <w:bottom w:w="180" w:type="dxa"/>
              <w:right w:w="240" w:type="dxa"/>
            </w:tcMar>
            <w:hideMark/>
          </w:tcPr>
          <w:p w14:paraId="766F6D26"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Affects aquatic habitats, high water usage.</w:t>
            </w:r>
          </w:p>
        </w:tc>
        <w:tc>
          <w:tcPr>
            <w:tcW w:w="2753" w:type="dxa"/>
            <w:tcBorders>
              <w:bottom w:val="single" w:sz="6" w:space="0" w:color="D2D2D2"/>
            </w:tcBorders>
            <w:tcMar>
              <w:top w:w="180" w:type="dxa"/>
              <w:left w:w="0" w:type="dxa"/>
              <w:bottom w:w="180" w:type="dxa"/>
              <w:right w:w="0" w:type="dxa"/>
            </w:tcMar>
            <w:hideMark/>
          </w:tcPr>
          <w:p w14:paraId="2BBB391A"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Social disruption due to community displacement.</w:t>
            </w:r>
          </w:p>
        </w:tc>
      </w:tr>
      <w:tr w:rsidR="001C5C4E" w:rsidRPr="001C5C4E" w14:paraId="3400006B" w14:textId="77777777" w:rsidTr="004645C2">
        <w:tc>
          <w:tcPr>
            <w:tcW w:w="0" w:type="auto"/>
            <w:tcBorders>
              <w:bottom w:val="nil"/>
            </w:tcBorders>
            <w:tcMar>
              <w:top w:w="180" w:type="dxa"/>
              <w:left w:w="0" w:type="dxa"/>
              <w:bottom w:w="180" w:type="dxa"/>
              <w:right w:w="240" w:type="dxa"/>
            </w:tcMar>
            <w:hideMark/>
          </w:tcPr>
          <w:p w14:paraId="7F040F92"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b/>
                <w:bCs/>
                <w:color w:val="0A0A0A"/>
                <w:sz w:val="21"/>
                <w:szCs w:val="21"/>
                <w:lang w:val="en-GB" w:eastAsia="en-GB"/>
              </w:rPr>
              <w:t>Waste</w:t>
            </w:r>
          </w:p>
        </w:tc>
        <w:tc>
          <w:tcPr>
            <w:tcW w:w="0" w:type="auto"/>
            <w:tcBorders>
              <w:bottom w:val="nil"/>
            </w:tcBorders>
            <w:tcMar>
              <w:top w:w="180" w:type="dxa"/>
              <w:left w:w="0" w:type="dxa"/>
              <w:bottom w:w="180" w:type="dxa"/>
              <w:right w:w="240" w:type="dxa"/>
            </w:tcMar>
            <w:hideMark/>
          </w:tcPr>
          <w:p w14:paraId="59D6622D"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Solar PV</w:t>
            </w:r>
          </w:p>
        </w:tc>
        <w:tc>
          <w:tcPr>
            <w:tcW w:w="0" w:type="auto"/>
            <w:tcBorders>
              <w:bottom w:val="nil"/>
            </w:tcBorders>
            <w:tcMar>
              <w:top w:w="180" w:type="dxa"/>
              <w:left w:w="0" w:type="dxa"/>
              <w:bottom w:w="180" w:type="dxa"/>
              <w:right w:w="240" w:type="dxa"/>
            </w:tcMar>
            <w:hideMark/>
          </w:tcPr>
          <w:p w14:paraId="10814838" w14:textId="4442B589"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 xml:space="preserve">Recycling of panels after </w:t>
            </w:r>
            <w:r w:rsidR="00B8219A" w:rsidRPr="001C5C4E">
              <w:rPr>
                <w:rFonts w:ascii="Arial" w:eastAsia="Times New Roman" w:hAnsi="Arial" w:cs="Arial"/>
                <w:color w:val="0A0A0A"/>
                <w:sz w:val="21"/>
                <w:szCs w:val="21"/>
                <w:lang w:val="en-GB" w:eastAsia="en-GB"/>
              </w:rPr>
              <w:t>25–30-year</w:t>
            </w:r>
            <w:r w:rsidRPr="001C5C4E">
              <w:rPr>
                <w:rFonts w:ascii="Arial" w:eastAsia="Times New Roman" w:hAnsi="Arial" w:cs="Arial"/>
                <w:color w:val="0A0A0A"/>
                <w:sz w:val="21"/>
                <w:szCs w:val="21"/>
                <w:lang w:val="en-GB" w:eastAsia="en-GB"/>
              </w:rPr>
              <w:t xml:space="preserve"> lifespan.</w:t>
            </w:r>
          </w:p>
        </w:tc>
        <w:tc>
          <w:tcPr>
            <w:tcW w:w="2753" w:type="dxa"/>
            <w:tcBorders>
              <w:bottom w:val="nil"/>
            </w:tcBorders>
            <w:tcMar>
              <w:top w:w="180" w:type="dxa"/>
              <w:left w:w="0" w:type="dxa"/>
              <w:bottom w:w="180" w:type="dxa"/>
              <w:right w:w="0" w:type="dxa"/>
            </w:tcMar>
            <w:hideMark/>
          </w:tcPr>
          <w:p w14:paraId="4ABC4716" w14:textId="77777777" w:rsidR="001C5C4E" w:rsidRPr="001C5C4E" w:rsidRDefault="001C5C4E" w:rsidP="001C5C4E">
            <w:pPr>
              <w:spacing w:after="0" w:line="330" w:lineRule="atLeast"/>
              <w:rPr>
                <w:rFonts w:ascii="Arial" w:eastAsia="Times New Roman" w:hAnsi="Arial" w:cs="Arial"/>
                <w:color w:val="0A0A0A"/>
                <w:sz w:val="21"/>
                <w:szCs w:val="21"/>
                <w:lang w:val="en-GB" w:eastAsia="en-GB"/>
              </w:rPr>
            </w:pPr>
            <w:r w:rsidRPr="001C5C4E">
              <w:rPr>
                <w:rFonts w:ascii="Arial" w:eastAsia="Times New Roman" w:hAnsi="Arial" w:cs="Arial"/>
                <w:color w:val="0A0A0A"/>
                <w:sz w:val="21"/>
                <w:szCs w:val="21"/>
                <w:lang w:val="en-GB" w:eastAsia="en-GB"/>
              </w:rPr>
              <w:t>Generally lower concern than operational pollution.</w:t>
            </w:r>
          </w:p>
        </w:tc>
      </w:tr>
    </w:tbl>
    <w:p w14:paraId="3473CC97" w14:textId="24428ED7" w:rsidR="00771854" w:rsidRDefault="00A9668E" w:rsidP="00803F12">
      <w:pPr>
        <w:spacing w:line="276" w:lineRule="auto"/>
        <w:rPr>
          <w:rStyle w:val="Hyperlink"/>
          <w:color w:val="000000" w:themeColor="text1"/>
          <w:u w:val="none"/>
        </w:rPr>
      </w:pPr>
      <w:r>
        <w:rPr>
          <w:noProof/>
          <w:color w:val="000000" w:themeColor="text1"/>
        </w:rPr>
        <w:drawing>
          <wp:anchor distT="0" distB="0" distL="114300" distR="114300" simplePos="0" relativeHeight="251658270" behindDoc="0" locked="0" layoutInCell="1" allowOverlap="1" wp14:anchorId="286E9A89" wp14:editId="38115684">
            <wp:simplePos x="0" y="0"/>
            <wp:positionH relativeFrom="column">
              <wp:posOffset>1905</wp:posOffset>
            </wp:positionH>
            <wp:positionV relativeFrom="paragraph">
              <wp:posOffset>327660</wp:posOffset>
            </wp:positionV>
            <wp:extent cx="5230495" cy="3100705"/>
            <wp:effectExtent l="0" t="0" r="8255" b="4445"/>
            <wp:wrapTopAndBottom/>
            <wp:docPr id="134031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3145" name="Picture 1340313145"/>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230495" cy="3100705"/>
                    </a:xfrm>
                    <a:prstGeom prst="rect">
                      <a:avLst/>
                    </a:prstGeom>
                  </pic:spPr>
                </pic:pic>
              </a:graphicData>
            </a:graphic>
            <wp14:sizeRelV relativeFrom="margin">
              <wp14:pctHeight>0</wp14:pctHeight>
            </wp14:sizeRelV>
          </wp:anchor>
        </w:drawing>
      </w:r>
    </w:p>
    <w:p w14:paraId="4E6E9109" w14:textId="3974F2E2" w:rsidR="00613158" w:rsidRDefault="00771854">
      <w:pPr>
        <w:spacing w:line="276" w:lineRule="auto"/>
        <w:rPr>
          <w:rStyle w:val="Hyperlink"/>
          <w:color w:val="000000" w:themeColor="text1"/>
          <w:u w:val="none"/>
        </w:rPr>
      </w:pPr>
      <w:r>
        <w:rPr>
          <w:rStyle w:val="Hyperlink"/>
          <w:color w:val="000000" w:themeColor="text1"/>
          <w:u w:val="none"/>
        </w:rPr>
        <w:br w:type="page"/>
      </w:r>
    </w:p>
    <w:p w14:paraId="07D396A6" w14:textId="66FD9021" w:rsidR="00827332" w:rsidRDefault="00194A8B">
      <w:pPr>
        <w:shd w:val="clear" w:color="auto" w:fill="FFFFFF"/>
        <w:spacing w:line="360" w:lineRule="atLeast"/>
        <w:rPr>
          <w:rStyle w:val="vkekvd"/>
          <w:rFonts w:ascii="Arial" w:eastAsia="Times New Roman" w:hAnsi="Arial" w:cs="Arial"/>
          <w:color w:val="0A0A0A"/>
          <w:szCs w:val="24"/>
        </w:rPr>
      </w:pPr>
      <w:r>
        <w:rPr>
          <w:rFonts w:ascii="Arial" w:eastAsia="Times New Roman" w:hAnsi="Arial" w:cs="Arial"/>
          <w:color w:val="0A0A0A"/>
        </w:rPr>
        <w:lastRenderedPageBreak/>
        <w:t xml:space="preserve">● </w:t>
      </w:r>
      <w:r w:rsidR="00827332">
        <w:rPr>
          <w:rFonts w:ascii="Arial" w:eastAsia="Times New Roman" w:hAnsi="Arial" w:cs="Arial"/>
          <w:color w:val="0A0A0A"/>
        </w:rPr>
        <w:t>Based on 2026 renewable energy trends, the transition to clean energy is accelerating, with solar and wind leading new capacity additions while hydropower remains the largest source of renewable electricity.</w:t>
      </w:r>
      <w:r w:rsidR="001A31BB">
        <w:rPr>
          <w:rFonts w:ascii="Arial" w:eastAsia="Times New Roman" w:hAnsi="Arial" w:cs="Arial"/>
          <w:color w:val="0A0A0A"/>
        </w:rPr>
        <w:t xml:space="preserve"> </w:t>
      </w:r>
      <w:r w:rsidR="001A31BB">
        <w:rPr>
          <w:rFonts w:ascii="Arial" w:eastAsia="Times New Roman" w:hAnsi="Arial" w:cs="Arial"/>
          <w:color w:val="0A0A0A"/>
          <w:shd w:val="clear" w:color="auto" w:fill="FFFFFF"/>
        </w:rPr>
        <w:t>Increased use of renewable energy sources—solar, wind, hydroelectric, biomass, and geothermal—is critical for decarbonizing the energy system, potentially</w:t>
      </w:r>
      <w:r w:rsidR="001A31BB">
        <w:rPr>
          <w:rFonts w:ascii="Arial" w:eastAsia="Times New Roman" w:hAnsi="Arial" w:cs="Arial"/>
          <w:color w:val="0A0A0A"/>
        </w:rPr>
        <w:t xml:space="preserve"> </w:t>
      </w:r>
      <w:r w:rsidR="00827332">
        <w:rPr>
          <w:rFonts w:ascii="Arial" w:eastAsia="Times New Roman" w:hAnsi="Arial" w:cs="Arial"/>
          <w:color w:val="0A0A0A"/>
        </w:rPr>
        <w:t xml:space="preserve"> </w:t>
      </w:r>
      <w:r w:rsidR="00820043" w:rsidRPr="00DA30EA">
        <w:rPr>
          <w:rFonts w:eastAsia="Times New Roman"/>
          <w:sz w:val="28"/>
          <w:szCs w:val="28"/>
        </w:rPr>
        <w:t>reducing global CO2 emissions by up to</w:t>
      </w:r>
      <w:r w:rsidR="00820043">
        <w:rPr>
          <w:rFonts w:eastAsia="Times New Roman"/>
        </w:rPr>
        <w:t> </w:t>
      </w:r>
      <w:r w:rsidR="00820043">
        <w:rPr>
          <w:rStyle w:val="Strong"/>
          <w:rFonts w:eastAsia="Times New Roman"/>
        </w:rPr>
        <w:t xml:space="preserve">830 million </w:t>
      </w:r>
      <w:proofErr w:type="spellStart"/>
      <w:r w:rsidR="00820043">
        <w:rPr>
          <w:rStyle w:val="Strong"/>
          <w:rFonts w:eastAsia="Times New Roman"/>
        </w:rPr>
        <w:t>tonnes</w:t>
      </w:r>
      <w:proofErr w:type="spellEnd"/>
      <w:r w:rsidR="00820043">
        <w:rPr>
          <w:rStyle w:val="Strong"/>
          <w:rFonts w:eastAsia="Times New Roman"/>
        </w:rPr>
        <w:t xml:space="preserve"> annually</w:t>
      </w:r>
      <w:r w:rsidR="00820043">
        <w:rPr>
          <w:rFonts w:ascii="Arial" w:eastAsia="Times New Roman" w:hAnsi="Arial" w:cs="Arial"/>
          <w:color w:val="0A0A0A"/>
          <w:shd w:val="clear" w:color="auto" w:fill="FFFFFF"/>
        </w:rPr>
        <w:t>. While generally environmentally friendly, these technologies present trade-offs, including high land-use, intermittency, and material intensity, often requiring </w:t>
      </w:r>
      <w:r w:rsidR="00820043">
        <w:rPr>
          <w:rStyle w:val="Strong"/>
          <w:rFonts w:ascii="Arial" w:eastAsia="Times New Roman" w:hAnsi="Arial" w:cs="Arial"/>
          <w:color w:val="0A0A0A"/>
          <w:shd w:val="clear" w:color="auto" w:fill="FFFFFF"/>
        </w:rPr>
        <w:t>10 times more land</w:t>
      </w:r>
      <w:r w:rsidR="00820043">
        <w:rPr>
          <w:rFonts w:ascii="Arial" w:eastAsia="Times New Roman" w:hAnsi="Arial" w:cs="Arial"/>
          <w:color w:val="0A0A0A"/>
          <w:shd w:val="clear" w:color="auto" w:fill="FFFFFF"/>
        </w:rPr>
        <w:t xml:space="preserve"> than conventional fossil fuel </w:t>
      </w:r>
      <w:r w:rsidR="005E3721">
        <w:rPr>
          <w:rFonts w:ascii="Arial" w:eastAsia="Times New Roman" w:hAnsi="Arial" w:cs="Arial"/>
          <w:color w:val="0A0A0A"/>
          <w:shd w:val="clear" w:color="auto" w:fill="FFFFFF"/>
        </w:rPr>
        <w:t>plants.</w:t>
      </w:r>
      <w:r w:rsidR="005E3721">
        <w:rPr>
          <w:rFonts w:ascii="Arial" w:eastAsia="Times New Roman" w:hAnsi="Arial" w:cs="Arial"/>
          <w:color w:val="0A0A0A"/>
        </w:rPr>
        <w:t xml:space="preserve"> The</w:t>
      </w:r>
      <w:r w:rsidR="00827332">
        <w:rPr>
          <w:rFonts w:ascii="Arial" w:eastAsia="Times New Roman" w:hAnsi="Arial" w:cs="Arial"/>
          <w:color w:val="0A0A0A"/>
        </w:rPr>
        <w:t xml:space="preserve"> following table evaluates the key benefits and detrimental effects of the primary renewable energy sources:</w:t>
      </w:r>
      <w:r w:rsidR="00827332">
        <w:rPr>
          <w:rStyle w:val="vkekvd"/>
          <w:rFonts w:ascii="Arial" w:eastAsia="Times New Roman" w:hAnsi="Arial" w:cs="Arial"/>
          <w:color w:val="0A0A0A"/>
        </w:rPr>
        <w:t> </w:t>
      </w:r>
    </w:p>
    <w:p w14:paraId="5B4717A0" w14:textId="74B20991" w:rsidR="00827332" w:rsidRDefault="00827332">
      <w:pPr>
        <w:shd w:val="clear" w:color="auto" w:fill="FFFFFF"/>
        <w:spacing w:line="360" w:lineRule="atLeast"/>
      </w:pPr>
    </w:p>
    <w:p w14:paraId="51622D3D" w14:textId="0C5B6245" w:rsidR="00827332" w:rsidRDefault="00827332">
      <w:pPr>
        <w:shd w:val="clear" w:color="auto" w:fill="FFFFFF"/>
        <w:spacing w:line="420" w:lineRule="atLeast"/>
        <w:rPr>
          <w:rFonts w:ascii="Arial" w:eastAsia="Times New Roman" w:hAnsi="Arial" w:cs="Arial"/>
          <w:b/>
          <w:bCs/>
          <w:color w:val="001D35"/>
          <w:sz w:val="30"/>
          <w:szCs w:val="30"/>
        </w:rPr>
      </w:pPr>
      <w:r>
        <w:rPr>
          <w:rFonts w:ascii="Arial" w:eastAsia="Times New Roman" w:hAnsi="Arial" w:cs="Arial"/>
          <w:b/>
          <w:bCs/>
          <w:color w:val="001D35"/>
          <w:sz w:val="30"/>
          <w:szCs w:val="30"/>
        </w:rPr>
        <w:t>Renewable Energy Source Evaluation Table</w:t>
      </w:r>
      <w:r w:rsidR="00194A8B">
        <w:rPr>
          <w:rFonts w:ascii="Arial" w:eastAsia="Times New Roman" w:hAnsi="Arial" w:cs="Arial"/>
          <w:b/>
          <w:bCs/>
          <w:color w:val="001D35"/>
          <w:sz w:val="30"/>
          <w:szCs w:val="30"/>
        </w:rPr>
        <w:t>:</w:t>
      </w:r>
    </w:p>
    <w:tbl>
      <w:tblPr>
        <w:tblW w:w="9480" w:type="dxa"/>
        <w:tblInd w:w="-656" w:type="dxa"/>
        <w:tblCellMar>
          <w:top w:w="15" w:type="dxa"/>
          <w:left w:w="15" w:type="dxa"/>
          <w:bottom w:w="15" w:type="dxa"/>
          <w:right w:w="15" w:type="dxa"/>
        </w:tblCellMar>
        <w:tblLook w:val="04A0" w:firstRow="1" w:lastRow="0" w:firstColumn="1" w:lastColumn="0" w:noHBand="0" w:noVBand="1"/>
      </w:tblPr>
      <w:tblGrid>
        <w:gridCol w:w="2621"/>
        <w:gridCol w:w="4365"/>
        <w:gridCol w:w="2494"/>
      </w:tblGrid>
      <w:tr w:rsidR="00827332" w14:paraId="7C4EADDC" w14:textId="77777777" w:rsidTr="00827332">
        <w:tc>
          <w:tcPr>
            <w:tcW w:w="0" w:type="auto"/>
            <w:tcBorders>
              <w:bottom w:val="single" w:sz="6" w:space="0" w:color="D2D2D2"/>
            </w:tcBorders>
            <w:tcMar>
              <w:top w:w="120" w:type="dxa"/>
              <w:left w:w="0" w:type="dxa"/>
              <w:bottom w:w="120" w:type="dxa"/>
              <w:right w:w="240" w:type="dxa"/>
            </w:tcMar>
            <w:hideMark/>
          </w:tcPr>
          <w:p w14:paraId="3E6E6E61" w14:textId="77777777" w:rsidR="00827332" w:rsidRDefault="00827332">
            <w:pPr>
              <w:spacing w:line="330" w:lineRule="atLeast"/>
              <w:rPr>
                <w:rFonts w:ascii="Arial" w:eastAsia="Times New Roman" w:hAnsi="Arial" w:cs="Arial"/>
                <w:b/>
                <w:bCs/>
                <w:sz w:val="21"/>
                <w:szCs w:val="21"/>
              </w:rPr>
            </w:pPr>
            <w:r>
              <w:rPr>
                <w:rFonts w:ascii="Arial" w:eastAsia="Times New Roman" w:hAnsi="Arial" w:cs="Arial"/>
                <w:b/>
                <w:bCs/>
                <w:sz w:val="21"/>
                <w:szCs w:val="21"/>
              </w:rPr>
              <w:t>Energy Source</w:t>
            </w:r>
            <w:r>
              <w:rPr>
                <w:rStyle w:val="vkekvd"/>
                <w:rFonts w:ascii="Arial" w:eastAsia="Times New Roman" w:hAnsi="Arial" w:cs="Arial"/>
                <w:b/>
                <w:bCs/>
                <w:sz w:val="21"/>
                <w:szCs w:val="21"/>
              </w:rPr>
              <w:t> </w:t>
            </w:r>
          </w:p>
        </w:tc>
        <w:tc>
          <w:tcPr>
            <w:tcW w:w="0" w:type="auto"/>
            <w:tcBorders>
              <w:bottom w:val="single" w:sz="6" w:space="0" w:color="D2D2D2"/>
            </w:tcBorders>
            <w:tcMar>
              <w:top w:w="120" w:type="dxa"/>
              <w:left w:w="0" w:type="dxa"/>
              <w:bottom w:w="120" w:type="dxa"/>
              <w:right w:w="240" w:type="dxa"/>
            </w:tcMar>
            <w:hideMark/>
          </w:tcPr>
          <w:p w14:paraId="2D8D4453" w14:textId="77777777" w:rsidR="00827332" w:rsidRDefault="00827332">
            <w:pPr>
              <w:spacing w:line="330" w:lineRule="atLeast"/>
              <w:rPr>
                <w:rFonts w:ascii="Arial" w:eastAsia="Times New Roman" w:hAnsi="Arial" w:cs="Arial"/>
                <w:b/>
                <w:bCs/>
                <w:sz w:val="21"/>
                <w:szCs w:val="21"/>
              </w:rPr>
            </w:pPr>
            <w:r>
              <w:rPr>
                <w:rFonts w:ascii="Arial" w:eastAsia="Times New Roman" w:hAnsi="Arial" w:cs="Arial"/>
                <w:b/>
                <w:bCs/>
                <w:sz w:val="21"/>
                <w:szCs w:val="21"/>
              </w:rPr>
              <w:t>Primary Benefits</w:t>
            </w:r>
          </w:p>
        </w:tc>
        <w:tc>
          <w:tcPr>
            <w:tcW w:w="0" w:type="auto"/>
            <w:tcBorders>
              <w:bottom w:val="single" w:sz="6" w:space="0" w:color="D2D2D2"/>
            </w:tcBorders>
            <w:tcMar>
              <w:top w:w="120" w:type="dxa"/>
              <w:left w:w="0" w:type="dxa"/>
              <w:bottom w:w="120" w:type="dxa"/>
              <w:right w:w="0" w:type="dxa"/>
            </w:tcMar>
            <w:hideMark/>
          </w:tcPr>
          <w:p w14:paraId="1F82E9C3" w14:textId="77777777" w:rsidR="00827332" w:rsidRDefault="00827332">
            <w:pPr>
              <w:spacing w:line="330" w:lineRule="atLeast"/>
              <w:rPr>
                <w:rFonts w:ascii="Arial" w:eastAsia="Times New Roman" w:hAnsi="Arial" w:cs="Arial"/>
                <w:b/>
                <w:bCs/>
                <w:sz w:val="21"/>
                <w:szCs w:val="21"/>
              </w:rPr>
            </w:pPr>
            <w:r>
              <w:rPr>
                <w:rFonts w:ascii="Arial" w:eastAsia="Times New Roman" w:hAnsi="Arial" w:cs="Arial"/>
                <w:b/>
                <w:bCs/>
                <w:sz w:val="21"/>
                <w:szCs w:val="21"/>
              </w:rPr>
              <w:t>Disadvantages &amp; Detrimental Effects</w:t>
            </w:r>
          </w:p>
        </w:tc>
      </w:tr>
      <w:tr w:rsidR="00827332" w14:paraId="6F3A5A2C" w14:textId="77777777" w:rsidTr="00827332">
        <w:tc>
          <w:tcPr>
            <w:tcW w:w="0" w:type="auto"/>
            <w:tcBorders>
              <w:bottom w:val="single" w:sz="6" w:space="0" w:color="D2D2D2"/>
            </w:tcBorders>
            <w:tcMar>
              <w:top w:w="180" w:type="dxa"/>
              <w:left w:w="0" w:type="dxa"/>
              <w:bottom w:w="180" w:type="dxa"/>
              <w:right w:w="240" w:type="dxa"/>
            </w:tcMar>
            <w:hideMark/>
          </w:tcPr>
          <w:p w14:paraId="7170D0D2" w14:textId="77777777" w:rsidR="00827332" w:rsidRDefault="00827332">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Solar</w:t>
            </w:r>
            <w:r>
              <w:rPr>
                <w:rFonts w:ascii="Arial" w:eastAsia="Times New Roman" w:hAnsi="Arial" w:cs="Arial"/>
                <w:color w:val="0A0A0A"/>
                <w:sz w:val="21"/>
                <w:szCs w:val="21"/>
              </w:rPr>
              <w:t> (PV)</w:t>
            </w:r>
          </w:p>
        </w:tc>
        <w:tc>
          <w:tcPr>
            <w:tcW w:w="0" w:type="auto"/>
            <w:tcBorders>
              <w:bottom w:val="single" w:sz="6" w:space="0" w:color="D2D2D2"/>
            </w:tcBorders>
            <w:tcMar>
              <w:top w:w="180" w:type="dxa"/>
              <w:left w:w="0" w:type="dxa"/>
              <w:bottom w:w="180" w:type="dxa"/>
              <w:right w:w="240" w:type="dxa"/>
            </w:tcMar>
            <w:hideMark/>
          </w:tcPr>
          <w:p w14:paraId="10080AE4" w14:textId="74255DDC"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Rapidly falling costs</w:t>
            </w:r>
            <w:r w:rsidR="00203F1B">
              <w:rPr>
                <w:rFonts w:ascii="Arial" w:eastAsia="Times New Roman" w:hAnsi="Arial" w:cs="Arial"/>
                <w:color w:val="0A0A0A"/>
                <w:sz w:val="21"/>
                <w:szCs w:val="21"/>
              </w:rPr>
              <w:t>(</w:t>
            </w:r>
            <w:r w:rsidR="00203F1B">
              <w:rPr>
                <w:rStyle w:val="Strong"/>
                <w:rFonts w:ascii="Arial" w:eastAsia="Times New Roman" w:hAnsi="Arial" w:cs="Arial"/>
                <w:color w:val="0A0A0A"/>
                <w:shd w:val="clear" w:color="auto" w:fill="FFFFFF"/>
              </w:rPr>
              <w:t>41% and 53% cheaper</w:t>
            </w:r>
            <w:r w:rsidR="00203F1B">
              <w:rPr>
                <w:rFonts w:ascii="Arial" w:eastAsia="Times New Roman" w:hAnsi="Arial" w:cs="Arial"/>
                <w:color w:val="0A0A0A"/>
                <w:shd w:val="clear" w:color="auto" w:fill="FFFFFF"/>
              </w:rPr>
              <w:t> than fossil fuels respectively</w:t>
            </w:r>
            <w:r w:rsidR="004655E8">
              <w:rPr>
                <w:rFonts w:ascii="Arial" w:eastAsia="Times New Roman" w:hAnsi="Arial" w:cs="Arial"/>
                <w:color w:val="0A0A0A"/>
                <w:shd w:val="clear" w:color="auto" w:fill="FFFFFF"/>
              </w:rPr>
              <w:t>)</w:t>
            </w:r>
            <w:r>
              <w:rPr>
                <w:rFonts w:ascii="Arial" w:eastAsia="Times New Roman" w:hAnsi="Arial" w:cs="Arial"/>
                <w:color w:val="0A0A0A"/>
                <w:sz w:val="21"/>
                <w:szCs w:val="21"/>
              </w:rPr>
              <w:t>, scalable (rooftop to utility), widely available, and creates minimal noise/air pollution.</w:t>
            </w:r>
          </w:p>
        </w:tc>
        <w:tc>
          <w:tcPr>
            <w:tcW w:w="0" w:type="auto"/>
            <w:tcBorders>
              <w:bottom w:val="single" w:sz="6" w:space="0" w:color="D2D2D2"/>
            </w:tcBorders>
            <w:tcMar>
              <w:top w:w="180" w:type="dxa"/>
              <w:left w:w="0" w:type="dxa"/>
              <w:bottom w:w="180" w:type="dxa"/>
              <w:right w:w="0" w:type="dxa"/>
            </w:tcMar>
            <w:hideMark/>
          </w:tcPr>
          <w:p w14:paraId="1F969762" w14:textId="20304F1F"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Intermittent (no power at night), requires large land areas for utility projects</w:t>
            </w:r>
            <w:r w:rsidR="008F73BB">
              <w:rPr>
                <w:rFonts w:ascii="Arial" w:eastAsia="Times New Roman" w:hAnsi="Arial" w:cs="Arial"/>
                <w:color w:val="0A0A0A"/>
                <w:sz w:val="21"/>
                <w:szCs w:val="21"/>
              </w:rPr>
              <w:t>(3–5 acres per MW)</w:t>
            </w:r>
            <w:r>
              <w:rPr>
                <w:rFonts w:ascii="Arial" w:eastAsia="Times New Roman" w:hAnsi="Arial" w:cs="Arial"/>
                <w:color w:val="0A0A0A"/>
                <w:sz w:val="21"/>
                <w:szCs w:val="21"/>
              </w:rPr>
              <w:t>, manufacturing involves rare materials, creates panel waste.</w:t>
            </w:r>
          </w:p>
        </w:tc>
      </w:tr>
      <w:tr w:rsidR="00827332" w14:paraId="2E3CEE4B" w14:textId="77777777" w:rsidTr="00827332">
        <w:tc>
          <w:tcPr>
            <w:tcW w:w="0" w:type="auto"/>
            <w:tcBorders>
              <w:bottom w:val="single" w:sz="6" w:space="0" w:color="D2D2D2"/>
            </w:tcBorders>
            <w:tcMar>
              <w:top w:w="180" w:type="dxa"/>
              <w:left w:w="0" w:type="dxa"/>
              <w:bottom w:w="180" w:type="dxa"/>
              <w:right w:w="240" w:type="dxa"/>
            </w:tcMar>
            <w:hideMark/>
          </w:tcPr>
          <w:p w14:paraId="2CA24671" w14:textId="77777777" w:rsidR="00827332" w:rsidRDefault="00827332">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Wind</w:t>
            </w:r>
            <w:r>
              <w:rPr>
                <w:rFonts w:ascii="Arial" w:eastAsia="Times New Roman" w:hAnsi="Arial" w:cs="Arial"/>
                <w:color w:val="0A0A0A"/>
                <w:sz w:val="21"/>
                <w:szCs w:val="21"/>
              </w:rPr>
              <w:t> (Onshore/Offshore)</w:t>
            </w:r>
          </w:p>
        </w:tc>
        <w:tc>
          <w:tcPr>
            <w:tcW w:w="0" w:type="auto"/>
            <w:tcBorders>
              <w:bottom w:val="single" w:sz="6" w:space="0" w:color="D2D2D2"/>
            </w:tcBorders>
            <w:tcMar>
              <w:top w:w="180" w:type="dxa"/>
              <w:left w:w="0" w:type="dxa"/>
              <w:bottom w:w="180" w:type="dxa"/>
              <w:right w:w="240" w:type="dxa"/>
            </w:tcMar>
            <w:hideMark/>
          </w:tcPr>
          <w:p w14:paraId="68752BA6" w14:textId="4C913A58"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xml:space="preserve">Highly cost-competitive, high-efficiency rate, small footprint for ground operations, utilizes renewable, clean </w:t>
            </w:r>
            <w:r w:rsidR="000D6886">
              <w:rPr>
                <w:rFonts w:ascii="Arial" w:eastAsia="Times New Roman" w:hAnsi="Arial" w:cs="Arial"/>
                <w:color w:val="0A0A0A"/>
                <w:sz w:val="21"/>
                <w:szCs w:val="21"/>
              </w:rPr>
              <w:t>energy. Creates</w:t>
            </w:r>
            <w:r w:rsidR="00C53196">
              <w:rPr>
                <w:rFonts w:ascii="Arial" w:eastAsia="Times New Roman" w:hAnsi="Arial" w:cs="Arial"/>
                <w:color w:val="0A0A0A"/>
                <w:sz w:val="21"/>
                <w:szCs w:val="21"/>
              </w:rPr>
              <w:t xml:space="preserve"> significant jobs (35 million globally in the renewable sector by 2030). It can reduce water consumption at existing power plants—recording a reduction of 103 billion gallons in 2019.</w:t>
            </w:r>
          </w:p>
        </w:tc>
        <w:tc>
          <w:tcPr>
            <w:tcW w:w="0" w:type="auto"/>
            <w:tcBorders>
              <w:bottom w:val="single" w:sz="6" w:space="0" w:color="D2D2D2"/>
            </w:tcBorders>
            <w:tcMar>
              <w:top w:w="180" w:type="dxa"/>
              <w:left w:w="0" w:type="dxa"/>
              <w:bottom w:w="180" w:type="dxa"/>
              <w:right w:w="0" w:type="dxa"/>
            </w:tcMar>
            <w:hideMark/>
          </w:tcPr>
          <w:p w14:paraId="72186DE5" w14:textId="77777777"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xml:space="preserve">Intermittent (depends on </w:t>
            </w:r>
            <w:proofErr w:type="gramStart"/>
            <w:r>
              <w:rPr>
                <w:rFonts w:ascii="Arial" w:eastAsia="Times New Roman" w:hAnsi="Arial" w:cs="Arial"/>
                <w:color w:val="0A0A0A"/>
                <w:sz w:val="21"/>
                <w:szCs w:val="21"/>
              </w:rPr>
              <w:t>weather</w:t>
            </w:r>
            <w:proofErr w:type="gramEnd"/>
            <w:r>
              <w:rPr>
                <w:rFonts w:ascii="Arial" w:eastAsia="Times New Roman" w:hAnsi="Arial" w:cs="Arial"/>
                <w:color w:val="0A0A0A"/>
                <w:sz w:val="21"/>
                <w:szCs w:val="21"/>
              </w:rPr>
              <w:t>), visual and noise pollution, can impact local wildlife (birds/bats), high up-front cost for offshore.</w:t>
            </w:r>
          </w:p>
        </w:tc>
      </w:tr>
      <w:tr w:rsidR="00827332" w14:paraId="35765D8C" w14:textId="77777777" w:rsidTr="00827332">
        <w:tc>
          <w:tcPr>
            <w:tcW w:w="0" w:type="auto"/>
            <w:tcBorders>
              <w:bottom w:val="single" w:sz="6" w:space="0" w:color="D2D2D2"/>
            </w:tcBorders>
            <w:tcMar>
              <w:top w:w="180" w:type="dxa"/>
              <w:left w:w="0" w:type="dxa"/>
              <w:bottom w:w="180" w:type="dxa"/>
              <w:right w:w="240" w:type="dxa"/>
            </w:tcMar>
            <w:hideMark/>
          </w:tcPr>
          <w:p w14:paraId="728E6FB6" w14:textId="77777777" w:rsidR="00827332" w:rsidRDefault="00827332">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lastRenderedPageBreak/>
              <w:t>Hydroelectric</w:t>
            </w:r>
          </w:p>
        </w:tc>
        <w:tc>
          <w:tcPr>
            <w:tcW w:w="0" w:type="auto"/>
            <w:tcBorders>
              <w:bottom w:val="single" w:sz="6" w:space="0" w:color="D2D2D2"/>
            </w:tcBorders>
            <w:tcMar>
              <w:top w:w="180" w:type="dxa"/>
              <w:left w:w="0" w:type="dxa"/>
              <w:bottom w:w="180" w:type="dxa"/>
              <w:right w:w="240" w:type="dxa"/>
            </w:tcMar>
            <w:hideMark/>
          </w:tcPr>
          <w:p w14:paraId="5D60895C" w14:textId="77777777"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xml:space="preserve">Stable, </w:t>
            </w:r>
            <w:proofErr w:type="spellStart"/>
            <w:r>
              <w:rPr>
                <w:rFonts w:ascii="Arial" w:eastAsia="Times New Roman" w:hAnsi="Arial" w:cs="Arial"/>
                <w:color w:val="0A0A0A"/>
                <w:sz w:val="21"/>
                <w:szCs w:val="21"/>
              </w:rPr>
              <w:t>baseload</w:t>
            </w:r>
            <w:proofErr w:type="spellEnd"/>
            <w:r>
              <w:rPr>
                <w:rFonts w:ascii="Arial" w:eastAsia="Times New Roman" w:hAnsi="Arial" w:cs="Arial"/>
                <w:color w:val="0A0A0A"/>
                <w:sz w:val="21"/>
                <w:szCs w:val="21"/>
              </w:rPr>
              <w:t>-capable power, long lifespan, provides energy storage (pumped hydro) and water management.</w:t>
            </w:r>
          </w:p>
        </w:tc>
        <w:tc>
          <w:tcPr>
            <w:tcW w:w="0" w:type="auto"/>
            <w:tcBorders>
              <w:bottom w:val="single" w:sz="6" w:space="0" w:color="D2D2D2"/>
            </w:tcBorders>
            <w:tcMar>
              <w:top w:w="180" w:type="dxa"/>
              <w:left w:w="0" w:type="dxa"/>
              <w:bottom w:w="180" w:type="dxa"/>
              <w:right w:w="0" w:type="dxa"/>
            </w:tcMar>
            <w:hideMark/>
          </w:tcPr>
          <w:p w14:paraId="5B826C02" w14:textId="77777777"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Significant ecosystem disruption, large land/community displacement, high construction costs, vulnerability to droughts.</w:t>
            </w:r>
          </w:p>
        </w:tc>
      </w:tr>
      <w:tr w:rsidR="00827332" w14:paraId="5E2AC05A" w14:textId="77777777" w:rsidTr="00827332">
        <w:tc>
          <w:tcPr>
            <w:tcW w:w="0" w:type="auto"/>
            <w:tcBorders>
              <w:bottom w:val="single" w:sz="6" w:space="0" w:color="D2D2D2"/>
            </w:tcBorders>
            <w:tcMar>
              <w:top w:w="180" w:type="dxa"/>
              <w:left w:w="0" w:type="dxa"/>
              <w:bottom w:w="180" w:type="dxa"/>
              <w:right w:w="240" w:type="dxa"/>
            </w:tcMar>
            <w:hideMark/>
          </w:tcPr>
          <w:p w14:paraId="18EF8F04" w14:textId="77777777" w:rsidR="00827332" w:rsidRDefault="00827332">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Biomass</w:t>
            </w:r>
          </w:p>
        </w:tc>
        <w:tc>
          <w:tcPr>
            <w:tcW w:w="0" w:type="auto"/>
            <w:tcBorders>
              <w:bottom w:val="single" w:sz="6" w:space="0" w:color="D2D2D2"/>
            </w:tcBorders>
            <w:tcMar>
              <w:top w:w="180" w:type="dxa"/>
              <w:left w:w="0" w:type="dxa"/>
              <w:bottom w:w="180" w:type="dxa"/>
              <w:right w:w="240" w:type="dxa"/>
            </w:tcMar>
            <w:hideMark/>
          </w:tcPr>
          <w:p w14:paraId="394E470C" w14:textId="77777777"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 xml:space="preserve">Provides </w:t>
            </w:r>
            <w:proofErr w:type="spellStart"/>
            <w:r>
              <w:rPr>
                <w:rFonts w:ascii="Arial" w:eastAsia="Times New Roman" w:hAnsi="Arial" w:cs="Arial"/>
                <w:color w:val="0A0A0A"/>
                <w:sz w:val="21"/>
                <w:szCs w:val="21"/>
              </w:rPr>
              <w:t>dispatchable</w:t>
            </w:r>
            <w:proofErr w:type="spellEnd"/>
            <w:r>
              <w:rPr>
                <w:rFonts w:ascii="Arial" w:eastAsia="Times New Roman" w:hAnsi="Arial" w:cs="Arial"/>
                <w:color w:val="0A0A0A"/>
                <w:sz w:val="21"/>
                <w:szCs w:val="21"/>
              </w:rPr>
              <w:t>/</w:t>
            </w:r>
            <w:proofErr w:type="spellStart"/>
            <w:r>
              <w:rPr>
                <w:rFonts w:ascii="Arial" w:eastAsia="Times New Roman" w:hAnsi="Arial" w:cs="Arial"/>
                <w:color w:val="0A0A0A"/>
                <w:sz w:val="21"/>
                <w:szCs w:val="21"/>
              </w:rPr>
              <w:t>baseload</w:t>
            </w:r>
            <w:proofErr w:type="spellEnd"/>
            <w:r>
              <w:rPr>
                <w:rFonts w:ascii="Arial" w:eastAsia="Times New Roman" w:hAnsi="Arial" w:cs="Arial"/>
                <w:color w:val="0A0A0A"/>
                <w:sz w:val="21"/>
                <w:szCs w:val="21"/>
              </w:rPr>
              <w:t xml:space="preserve"> power, utilizes waste materials, can reduce landfill waste, supports energy independence.</w:t>
            </w:r>
          </w:p>
        </w:tc>
        <w:tc>
          <w:tcPr>
            <w:tcW w:w="0" w:type="auto"/>
            <w:tcBorders>
              <w:bottom w:val="single" w:sz="6" w:space="0" w:color="D2D2D2"/>
            </w:tcBorders>
            <w:tcMar>
              <w:top w:w="180" w:type="dxa"/>
              <w:left w:w="0" w:type="dxa"/>
              <w:bottom w:w="180" w:type="dxa"/>
              <w:right w:w="0" w:type="dxa"/>
            </w:tcMar>
            <w:hideMark/>
          </w:tcPr>
          <w:p w14:paraId="0B0872DA" w14:textId="77777777"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Greenhouse gas emissions from burning, potential for habitat loss, lower energy efficiency compared to solar/wind, pollution at conversion site.</w:t>
            </w:r>
          </w:p>
        </w:tc>
      </w:tr>
      <w:tr w:rsidR="00827332" w14:paraId="63C1F529" w14:textId="77777777" w:rsidTr="00827332">
        <w:tc>
          <w:tcPr>
            <w:tcW w:w="0" w:type="auto"/>
            <w:tcBorders>
              <w:bottom w:val="nil"/>
            </w:tcBorders>
            <w:tcMar>
              <w:top w:w="180" w:type="dxa"/>
              <w:left w:w="0" w:type="dxa"/>
              <w:bottom w:w="180" w:type="dxa"/>
              <w:right w:w="240" w:type="dxa"/>
            </w:tcMar>
            <w:hideMark/>
          </w:tcPr>
          <w:p w14:paraId="29222E83" w14:textId="77777777" w:rsidR="00827332" w:rsidRDefault="00827332">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Geothermal</w:t>
            </w:r>
          </w:p>
        </w:tc>
        <w:tc>
          <w:tcPr>
            <w:tcW w:w="0" w:type="auto"/>
            <w:tcBorders>
              <w:bottom w:val="nil"/>
            </w:tcBorders>
            <w:tcMar>
              <w:top w:w="180" w:type="dxa"/>
              <w:left w:w="0" w:type="dxa"/>
              <w:bottom w:w="180" w:type="dxa"/>
              <w:right w:w="240" w:type="dxa"/>
            </w:tcMar>
            <w:hideMark/>
          </w:tcPr>
          <w:p w14:paraId="1F5F2E0F" w14:textId="77777777"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High reliability, 24/7 "base-load" generation, minimal land footprint compared to solar/wind.</w:t>
            </w:r>
          </w:p>
        </w:tc>
        <w:tc>
          <w:tcPr>
            <w:tcW w:w="0" w:type="auto"/>
            <w:tcBorders>
              <w:bottom w:val="nil"/>
            </w:tcBorders>
            <w:tcMar>
              <w:top w:w="180" w:type="dxa"/>
              <w:left w:w="0" w:type="dxa"/>
              <w:bottom w:w="180" w:type="dxa"/>
              <w:right w:w="0" w:type="dxa"/>
            </w:tcMar>
            <w:hideMark/>
          </w:tcPr>
          <w:p w14:paraId="2176C074" w14:textId="77777777" w:rsidR="00827332" w:rsidRDefault="00827332">
            <w:pPr>
              <w:spacing w:line="330" w:lineRule="atLeast"/>
              <w:rPr>
                <w:rFonts w:ascii="Arial" w:eastAsia="Times New Roman" w:hAnsi="Arial" w:cs="Arial"/>
                <w:color w:val="0A0A0A"/>
                <w:sz w:val="21"/>
                <w:szCs w:val="21"/>
              </w:rPr>
            </w:pPr>
            <w:r>
              <w:rPr>
                <w:rFonts w:ascii="Arial" w:eastAsia="Times New Roman" w:hAnsi="Arial" w:cs="Arial"/>
                <w:color w:val="0A0A0A"/>
                <w:sz w:val="21"/>
                <w:szCs w:val="21"/>
              </w:rPr>
              <w:t>Location-specific, expensive to drill/explore, high upfront capital costs, risk of releasing underground pollutants.</w:t>
            </w:r>
          </w:p>
        </w:tc>
      </w:tr>
    </w:tbl>
    <w:p w14:paraId="22E709A0" w14:textId="7B418FE4" w:rsidR="00827332" w:rsidRDefault="00052F2E">
      <w:pPr>
        <w:spacing w:line="240" w:lineRule="auto"/>
        <w:rPr>
          <w:rFonts w:ascii="Arial" w:eastAsia="Times New Roman" w:hAnsi="Arial" w:cs="Arial"/>
          <w:szCs w:val="24"/>
        </w:rPr>
      </w:pPr>
      <w:r>
        <w:rPr>
          <w:noProof/>
          <w:color w:val="000000" w:themeColor="text1"/>
        </w:rPr>
        <w:drawing>
          <wp:anchor distT="0" distB="0" distL="114300" distR="114300" simplePos="0" relativeHeight="251658274" behindDoc="1" locked="0" layoutInCell="1" allowOverlap="1" wp14:anchorId="4AB33EA5" wp14:editId="19B66C22">
            <wp:simplePos x="0" y="0"/>
            <wp:positionH relativeFrom="column">
              <wp:posOffset>-662940</wp:posOffset>
            </wp:positionH>
            <wp:positionV relativeFrom="paragraph">
              <wp:posOffset>337185</wp:posOffset>
            </wp:positionV>
            <wp:extent cx="3257550" cy="1485265"/>
            <wp:effectExtent l="0" t="0" r="0" b="635"/>
            <wp:wrapTight wrapText="bothSides">
              <wp:wrapPolygon edited="0">
                <wp:start x="0" y="0"/>
                <wp:lineTo x="0" y="21332"/>
                <wp:lineTo x="21474" y="21332"/>
                <wp:lineTo x="21474" y="0"/>
                <wp:lineTo x="0" y="0"/>
              </wp:wrapPolygon>
            </wp:wrapTight>
            <wp:docPr id="100336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8192" name="Picture 100336819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257550" cy="1485265"/>
                    </a:xfrm>
                    <a:prstGeom prst="rect">
                      <a:avLst/>
                    </a:prstGeom>
                  </pic:spPr>
                </pic:pic>
              </a:graphicData>
            </a:graphic>
            <wp14:sizeRelH relativeFrom="margin">
              <wp14:pctWidth>0</wp14:pctWidth>
            </wp14:sizeRelH>
            <wp14:sizeRelV relativeFrom="margin">
              <wp14:pctHeight>0</wp14:pctHeight>
            </wp14:sizeRelV>
          </wp:anchor>
        </w:drawing>
      </w:r>
      <w:r w:rsidR="00827332">
        <w:rPr>
          <w:rFonts w:eastAsia="Times New Roman"/>
          <w:noProof/>
        </w:rPr>
        <mc:AlternateContent>
          <mc:Choice Requires="wps">
            <w:drawing>
              <wp:inline distT="0" distB="0" distL="0" distR="0" wp14:anchorId="47C87509" wp14:editId="703EC7E3">
                <wp:extent cx="5230495" cy="4445"/>
                <wp:effectExtent l="0" t="31750" r="0" b="36830"/>
                <wp:docPr id="72315810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0A0A0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144394BE" id="Rectangle 1" o:spid="_x0000_s1026" style="width:411.8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" fillcolor="#0a0a0a" stroked="f">
                <w10:anchorlock/>
              </v:rect>
            </w:pict>
          </mc:Fallback>
        </mc:AlternateContent>
      </w:r>
    </w:p>
    <w:p w14:paraId="0426012F" w14:textId="325B7FC6" w:rsidR="00A93095" w:rsidRDefault="007C7D18" w:rsidP="00BB107D">
      <w:pPr>
        <w:spacing w:line="276" w:lineRule="auto"/>
        <w:jc w:val="both"/>
        <w:rPr>
          <w:rStyle w:val="Hyperlink"/>
          <w:color w:val="000000" w:themeColor="text1"/>
          <w:u w:val="none"/>
        </w:rPr>
      </w:pPr>
      <w:r>
        <w:rPr>
          <w:noProof/>
          <w:color w:val="000000" w:themeColor="text1"/>
        </w:rPr>
        <w:drawing>
          <wp:anchor distT="0" distB="0" distL="114300" distR="114300" simplePos="0" relativeHeight="251658275" behindDoc="0" locked="0" layoutInCell="1" allowOverlap="1" wp14:anchorId="1DADABB0" wp14:editId="4BCB745F">
            <wp:simplePos x="0" y="0"/>
            <wp:positionH relativeFrom="column">
              <wp:posOffset>2722245</wp:posOffset>
            </wp:positionH>
            <wp:positionV relativeFrom="paragraph">
              <wp:posOffset>34925</wp:posOffset>
            </wp:positionV>
            <wp:extent cx="2525395" cy="1426210"/>
            <wp:effectExtent l="0" t="0" r="8255" b="2540"/>
            <wp:wrapTopAndBottom/>
            <wp:docPr id="61395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936" name="Picture 61395936"/>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525395" cy="1426210"/>
                    </a:xfrm>
                    <a:prstGeom prst="rect">
                      <a:avLst/>
                    </a:prstGeom>
                  </pic:spPr>
                </pic:pic>
              </a:graphicData>
            </a:graphic>
            <wp14:sizeRelH relativeFrom="margin">
              <wp14:pctWidth>0</wp14:pctWidth>
            </wp14:sizeRelH>
            <wp14:sizeRelV relativeFrom="margin">
              <wp14:pctHeight>0</wp14:pctHeight>
            </wp14:sizeRelV>
          </wp:anchor>
        </w:drawing>
      </w:r>
    </w:p>
    <w:p w14:paraId="5696AC34" w14:textId="79D53A2E" w:rsidR="00613158" w:rsidRDefault="00D40270" w:rsidP="00BB107D">
      <w:pPr>
        <w:spacing w:line="276" w:lineRule="auto"/>
        <w:jc w:val="both"/>
        <w:rPr>
          <w:rStyle w:val="Hyperlink"/>
          <w:color w:val="000000" w:themeColor="text1"/>
          <w:u w:val="none"/>
        </w:rPr>
      </w:pPr>
      <w:r>
        <w:rPr>
          <w:rStyle w:val="Hyperlink"/>
          <w:color w:val="000000" w:themeColor="text1"/>
          <w:u w:val="none"/>
        </w:rPr>
        <w:t xml:space="preserve">● </w:t>
      </w:r>
      <w:r w:rsidRPr="002D0DFF">
        <w:rPr>
          <w:rStyle w:val="Hyperlink"/>
          <w:b/>
          <w:bCs/>
          <w:color w:val="000000" w:themeColor="text1"/>
        </w:rPr>
        <w:t>Conclusion</w:t>
      </w:r>
      <w:r>
        <w:rPr>
          <w:rStyle w:val="Hyperlink"/>
          <w:color w:val="000000" w:themeColor="text1"/>
          <w:u w:val="none"/>
        </w:rPr>
        <w:t>:</w:t>
      </w:r>
    </w:p>
    <w:p w14:paraId="7D34D7F1" w14:textId="4FE9102A" w:rsidR="00D40270" w:rsidRDefault="00D40270" w:rsidP="00BB107D">
      <w:pPr>
        <w:spacing w:line="276" w:lineRule="auto"/>
        <w:jc w:val="both"/>
        <w:rPr>
          <w:rFonts w:ascii="Arial" w:eastAsia="Times New Roman" w:hAnsi="Arial" w:cs="Arial"/>
          <w:color w:val="0A0A0A"/>
          <w:shd w:val="clear" w:color="auto" w:fill="FFFFFF"/>
        </w:rPr>
      </w:pPr>
      <w:r w:rsidRPr="00DA3C9B">
        <w:rPr>
          <w:rFonts w:eastAsia="Times New Roman"/>
        </w:rPr>
        <w:t>Wind power</w:t>
      </w:r>
      <w:r>
        <w:rPr>
          <w:rFonts w:ascii="Arial" w:eastAsia="Times New Roman" w:hAnsi="Arial" w:cs="Arial"/>
          <w:color w:val="0A0A0A"/>
          <w:shd w:val="clear" w:color="auto" w:fill="FFFFFF"/>
        </w:rPr>
        <w:t> is generally considered one of the most effective renewable energy sources due to its low cost, high efficiency, and minimal carbon footprint. It is currently leading in efficiency among renewables, especially for large-scale project</w:t>
      </w:r>
      <w:r w:rsidR="009941C8">
        <w:rPr>
          <w:rFonts w:ascii="Arial" w:eastAsia="Times New Roman" w:hAnsi="Arial" w:cs="Arial"/>
          <w:color w:val="0A0A0A"/>
          <w:shd w:val="clear" w:color="auto" w:fill="FFFFFF"/>
        </w:rPr>
        <w:t>.</w:t>
      </w:r>
    </w:p>
    <w:p w14:paraId="7307A619" w14:textId="77777777" w:rsidR="00842D3D" w:rsidRDefault="00842D3D" w:rsidP="00BB107D">
      <w:pPr>
        <w:spacing w:line="276" w:lineRule="auto"/>
        <w:jc w:val="both"/>
        <w:rPr>
          <w:rStyle w:val="Hyperlink"/>
          <w:b/>
          <w:bCs/>
          <w:color w:val="000000" w:themeColor="text1"/>
          <w:u w:val="none"/>
        </w:rPr>
      </w:pPr>
    </w:p>
    <w:p w14:paraId="5008DF15" w14:textId="3E5F8F42" w:rsidR="009941C8" w:rsidRDefault="00462E3A" w:rsidP="00BB107D">
      <w:pPr>
        <w:spacing w:line="276" w:lineRule="auto"/>
        <w:jc w:val="both"/>
        <w:rPr>
          <w:rStyle w:val="Hyperlink"/>
          <w:color w:val="000000" w:themeColor="text1"/>
          <w:u w:val="none"/>
        </w:rPr>
      </w:pPr>
      <w:r w:rsidRPr="002D0DFF">
        <w:rPr>
          <w:rStyle w:val="Hyperlink"/>
          <w:b/>
          <w:bCs/>
          <w:color w:val="000000" w:themeColor="text1"/>
          <w:u w:val="none"/>
        </w:rPr>
        <w:lastRenderedPageBreak/>
        <w:t>Reasons</w:t>
      </w:r>
      <w:r>
        <w:rPr>
          <w:rStyle w:val="Hyperlink"/>
          <w:color w:val="000000" w:themeColor="text1"/>
          <w:u w:val="none"/>
        </w:rPr>
        <w:t>:</w:t>
      </w:r>
    </w:p>
    <w:p w14:paraId="0AD88DA2" w14:textId="77777777" w:rsidR="00462E3A" w:rsidRDefault="00462E3A" w:rsidP="00462E3A">
      <w:pPr>
        <w:pStyle w:val="df3vjf"/>
        <w:numPr>
          <w:ilvl w:val="0"/>
          <w:numId w:val="19"/>
        </w:numPr>
        <w:shd w:val="clear" w:color="auto" w:fill="FFFFFF"/>
        <w:spacing w:before="0" w:beforeAutospacing="0" w:after="180" w:afterAutospacing="0" w:line="360" w:lineRule="atLeast"/>
        <w:rPr>
          <w:rFonts w:ascii="Arial" w:eastAsia="Times New Roman" w:hAnsi="Arial" w:cs="Arial"/>
          <w:color w:val="0A0A0A"/>
        </w:rPr>
      </w:pPr>
      <w:r w:rsidRPr="002D0DFF">
        <w:rPr>
          <w:rStyle w:val="Strong"/>
          <w:rFonts w:ascii="Arial" w:eastAsia="Times New Roman" w:hAnsi="Arial" w:cs="Arial"/>
          <w:b w:val="0"/>
          <w:bCs w:val="0"/>
          <w:color w:val="0A0A0A"/>
        </w:rPr>
        <w:t>High Efficiency &amp; Low Cost</w:t>
      </w:r>
      <w:r>
        <w:rPr>
          <w:rStyle w:val="Strong"/>
          <w:rFonts w:ascii="Arial" w:eastAsia="Times New Roman" w:hAnsi="Arial" w:cs="Arial"/>
          <w:color w:val="0A0A0A"/>
        </w:rPr>
        <w:t>:</w:t>
      </w:r>
      <w:r>
        <w:rPr>
          <w:rStyle w:val="t286pc"/>
          <w:rFonts w:ascii="Arial" w:eastAsia="Times New Roman" w:hAnsi="Arial" w:cs="Arial"/>
          <w:color w:val="0A0A0A"/>
        </w:rPr>
        <w:t> Onshore wind is often the most economical source of new electricity generation, with costs falling rapidly due to technological advancements.</w:t>
      </w:r>
    </w:p>
    <w:p w14:paraId="30BE3CD8" w14:textId="77777777" w:rsidR="00462E3A" w:rsidRDefault="00462E3A" w:rsidP="00462E3A">
      <w:pPr>
        <w:pStyle w:val="df3vjf"/>
        <w:numPr>
          <w:ilvl w:val="0"/>
          <w:numId w:val="19"/>
        </w:numPr>
        <w:shd w:val="clear" w:color="auto" w:fill="FFFFFF"/>
        <w:spacing w:before="0" w:beforeAutospacing="0" w:after="180" w:afterAutospacing="0" w:line="360" w:lineRule="atLeast"/>
        <w:rPr>
          <w:rFonts w:ascii="Arial" w:eastAsia="Times New Roman" w:hAnsi="Arial" w:cs="Arial"/>
          <w:color w:val="0A0A0A"/>
        </w:rPr>
      </w:pPr>
      <w:r w:rsidRPr="002D0DFF">
        <w:rPr>
          <w:rStyle w:val="Strong"/>
          <w:rFonts w:ascii="Arial" w:eastAsia="Times New Roman" w:hAnsi="Arial" w:cs="Arial"/>
          <w:b w:val="0"/>
          <w:bCs w:val="0"/>
          <w:color w:val="0A0A0A"/>
        </w:rPr>
        <w:t>Clean Energy</w:t>
      </w:r>
      <w:r>
        <w:rPr>
          <w:rStyle w:val="Strong"/>
          <w:rFonts w:ascii="Arial" w:eastAsia="Times New Roman" w:hAnsi="Arial" w:cs="Arial"/>
          <w:color w:val="0A0A0A"/>
        </w:rPr>
        <w:t>:</w:t>
      </w:r>
      <w:r>
        <w:rPr>
          <w:rStyle w:val="t286pc"/>
          <w:rFonts w:ascii="Arial" w:eastAsia="Times New Roman" w:hAnsi="Arial" w:cs="Arial"/>
          <w:color w:val="0A0A0A"/>
        </w:rPr>
        <w:t> Wind turbines produce no emissions or air pollution during operation, contributing significantly to net-zero emission goals.</w:t>
      </w:r>
    </w:p>
    <w:p w14:paraId="0D30FEC4" w14:textId="77777777" w:rsidR="00462E3A" w:rsidRDefault="00462E3A" w:rsidP="00462E3A">
      <w:pPr>
        <w:pStyle w:val="df3vjf"/>
        <w:numPr>
          <w:ilvl w:val="0"/>
          <w:numId w:val="19"/>
        </w:numPr>
        <w:shd w:val="clear" w:color="auto" w:fill="FFFFFF"/>
        <w:spacing w:before="0" w:beforeAutospacing="0" w:after="180" w:afterAutospacing="0" w:line="360" w:lineRule="atLeast"/>
        <w:rPr>
          <w:rFonts w:ascii="Arial" w:eastAsia="Times New Roman" w:hAnsi="Arial" w:cs="Arial"/>
          <w:color w:val="0A0A0A"/>
        </w:rPr>
      </w:pPr>
      <w:r w:rsidRPr="002D0DFF">
        <w:rPr>
          <w:rStyle w:val="Strong"/>
          <w:rFonts w:ascii="Arial" w:eastAsia="Times New Roman" w:hAnsi="Arial" w:cs="Arial"/>
          <w:b w:val="0"/>
          <w:bCs w:val="0"/>
          <w:color w:val="0A0A0A"/>
        </w:rPr>
        <w:t>Types of Generation</w:t>
      </w:r>
      <w:r>
        <w:rPr>
          <w:rStyle w:val="Strong"/>
          <w:rFonts w:ascii="Arial" w:eastAsia="Times New Roman" w:hAnsi="Arial" w:cs="Arial"/>
          <w:color w:val="0A0A0A"/>
        </w:rPr>
        <w:t>:</w:t>
      </w:r>
      <w:r>
        <w:rPr>
          <w:rStyle w:val="t286pc"/>
          <w:rFonts w:ascii="Arial" w:eastAsia="Times New Roman" w:hAnsi="Arial" w:cs="Arial"/>
          <w:color w:val="0A0A0A"/>
        </w:rPr>
        <w:t> Wind energy is generated both onshore and offshore, with offshore capacity growing rapidly.</w:t>
      </w:r>
    </w:p>
    <w:p w14:paraId="2BAA65F1" w14:textId="77777777" w:rsidR="00462E3A" w:rsidRDefault="00462E3A" w:rsidP="00462E3A">
      <w:pPr>
        <w:pStyle w:val="df3vjf"/>
        <w:numPr>
          <w:ilvl w:val="0"/>
          <w:numId w:val="19"/>
        </w:numPr>
        <w:shd w:val="clear" w:color="auto" w:fill="FFFFFF"/>
        <w:spacing w:before="0" w:beforeAutospacing="0" w:after="180" w:afterAutospacing="0" w:line="360" w:lineRule="atLeast"/>
        <w:rPr>
          <w:rStyle w:val="t286pc"/>
          <w:rFonts w:ascii="Arial" w:eastAsia="Times New Roman" w:hAnsi="Arial" w:cs="Arial"/>
          <w:color w:val="0A0A0A"/>
        </w:rPr>
      </w:pPr>
      <w:r w:rsidRPr="002D0DFF">
        <w:rPr>
          <w:rStyle w:val="Strong"/>
          <w:rFonts w:ascii="Arial" w:eastAsia="Times New Roman" w:hAnsi="Arial" w:cs="Arial"/>
          <w:b w:val="0"/>
          <w:bCs w:val="0"/>
          <w:color w:val="0A0A0A"/>
        </w:rPr>
        <w:t>Environmental Impact</w:t>
      </w:r>
      <w:r>
        <w:rPr>
          <w:rStyle w:val="Strong"/>
          <w:rFonts w:ascii="Arial" w:eastAsia="Times New Roman" w:hAnsi="Arial" w:cs="Arial"/>
          <w:color w:val="0A0A0A"/>
        </w:rPr>
        <w:t>:</w:t>
      </w:r>
      <w:r>
        <w:rPr>
          <w:rStyle w:val="t286pc"/>
          <w:rFonts w:ascii="Arial" w:eastAsia="Times New Roman" w:hAnsi="Arial" w:cs="Arial"/>
          <w:color w:val="0A0A0A"/>
        </w:rPr>
        <w:t> While turbines have a minimal footprint, they can have localized environmental impacts, such as noise and potential risks to birds.</w:t>
      </w:r>
    </w:p>
    <w:p w14:paraId="6F1272AE" w14:textId="77777777" w:rsidR="005C52A5" w:rsidRDefault="005C52A5" w:rsidP="005C52A5">
      <w:pPr>
        <w:pStyle w:val="df3vjf"/>
        <w:numPr>
          <w:ilvl w:val="0"/>
          <w:numId w:val="19"/>
        </w:numPr>
        <w:shd w:val="clear" w:color="auto" w:fill="FFFFFF"/>
        <w:spacing w:before="0" w:beforeAutospacing="0" w:after="180" w:afterAutospacing="0" w:line="360" w:lineRule="atLeast"/>
        <w:rPr>
          <w:rStyle w:val="t286pc"/>
          <w:rFonts w:ascii="Arial" w:eastAsia="Times New Roman" w:hAnsi="Arial" w:cs="Arial"/>
          <w:color w:val="0A0A0A"/>
        </w:rPr>
      </w:pPr>
      <w:r w:rsidRPr="005C52A5">
        <w:rPr>
          <w:rStyle w:val="Strong"/>
          <w:rFonts w:ascii="Arial" w:eastAsia="Times New Roman" w:hAnsi="Arial" w:cs="Arial"/>
          <w:b w:val="0"/>
          <w:bCs w:val="0"/>
          <w:color w:val="0A0A0A"/>
        </w:rPr>
        <w:t>Rapid Expansion:</w:t>
      </w:r>
      <w:r>
        <w:rPr>
          <w:rStyle w:val="t286pc"/>
          <w:rFonts w:ascii="Arial" w:eastAsia="Times New Roman" w:hAnsi="Arial" w:cs="Arial"/>
          <w:color w:val="0A0A0A"/>
        </w:rPr>
        <w:t> Global wind capacity has increased dramatically, with 113 GW of new capacity added in 2024 alone.</w:t>
      </w:r>
    </w:p>
    <w:p w14:paraId="0953A1A9" w14:textId="77777777" w:rsidR="0024195C" w:rsidRDefault="0024195C" w:rsidP="00EF361E">
      <w:pPr>
        <w:pStyle w:val="ListParagraph"/>
        <w:numPr>
          <w:ilvl w:val="0"/>
          <w:numId w:val="19"/>
        </w:numPr>
        <w:shd w:val="clear" w:color="auto" w:fill="FFFFFF"/>
        <w:spacing w:line="420" w:lineRule="atLeast"/>
        <w:rPr>
          <w:rFonts w:ascii="Arial" w:eastAsia="Times New Roman" w:hAnsi="Arial" w:cs="Arial"/>
          <w:b/>
          <w:bCs/>
          <w:color w:val="001D35"/>
          <w:sz w:val="30"/>
          <w:szCs w:val="30"/>
        </w:rPr>
        <w:sectPr w:rsidR="0024195C" w:rsidSect="00754421">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p w14:paraId="7BABB1D5" w14:textId="1932DBCF" w:rsidR="00884594" w:rsidRDefault="00884594" w:rsidP="00EF361E">
      <w:pPr>
        <w:pStyle w:val="ListParagraph"/>
        <w:numPr>
          <w:ilvl w:val="0"/>
          <w:numId w:val="19"/>
        </w:numPr>
        <w:shd w:val="clear" w:color="auto" w:fill="FFFFFF"/>
        <w:spacing w:line="420" w:lineRule="atLeast"/>
        <w:rPr>
          <w:rFonts w:ascii="Arial" w:eastAsia="Times New Roman" w:hAnsi="Arial" w:cs="Arial"/>
          <w:b/>
          <w:bCs/>
          <w:color w:val="001D35"/>
          <w:sz w:val="30"/>
          <w:szCs w:val="30"/>
          <w:u w:val="single"/>
        </w:rPr>
      </w:pPr>
      <w:r>
        <w:rPr>
          <w:rFonts w:ascii="Arial" w:eastAsia="Times New Roman" w:hAnsi="Arial" w:cs="Arial"/>
          <w:b/>
          <w:bCs/>
          <w:color w:val="001D35"/>
          <w:sz w:val="30"/>
          <w:szCs w:val="30"/>
          <w:u w:val="single"/>
        </w:rPr>
        <w:lastRenderedPageBreak/>
        <w:t>Nuclear is better suited for base electricity, while biofuels are designed for transportation fuels.</w:t>
      </w:r>
    </w:p>
    <w:p w14:paraId="04D228B3" w14:textId="77777777" w:rsidR="00884594" w:rsidRPr="00884594" w:rsidRDefault="00884594" w:rsidP="00884594">
      <w:pPr>
        <w:pStyle w:val="ListParagraph"/>
        <w:rPr>
          <w:rFonts w:ascii="Arial" w:eastAsia="Times New Roman" w:hAnsi="Arial" w:cs="Arial"/>
          <w:b/>
          <w:bCs/>
          <w:color w:val="001D35"/>
          <w:sz w:val="30"/>
          <w:szCs w:val="30"/>
          <w:u w:val="single"/>
        </w:rPr>
      </w:pPr>
    </w:p>
    <w:p w14:paraId="58616D38" w14:textId="06799999" w:rsidR="00EF361E" w:rsidRPr="0024195C" w:rsidRDefault="00EF361E" w:rsidP="00132015">
      <w:pPr>
        <w:pStyle w:val="ListParagraph"/>
        <w:shd w:val="clear" w:color="auto" w:fill="FFFFFF"/>
        <w:spacing w:line="420" w:lineRule="atLeast"/>
        <w:rPr>
          <w:rFonts w:ascii="Arial" w:eastAsia="Times New Roman" w:hAnsi="Arial" w:cs="Arial"/>
          <w:b/>
          <w:bCs/>
          <w:color w:val="001D35"/>
          <w:sz w:val="30"/>
          <w:szCs w:val="30"/>
          <w:u w:val="single"/>
        </w:rPr>
      </w:pPr>
      <w:r w:rsidRPr="00132015">
        <w:rPr>
          <w:rFonts w:ascii="Arial" w:eastAsia="Times New Roman" w:hAnsi="Arial" w:cs="Arial"/>
          <w:b/>
          <w:bCs/>
          <w:color w:val="001D35"/>
          <w:sz w:val="30"/>
          <w:szCs w:val="30"/>
        </w:rPr>
        <w:t>Advantages and Disadvantages</w:t>
      </w:r>
    </w:p>
    <w:tbl>
      <w:tblPr>
        <w:tblW w:w="9480" w:type="dxa"/>
        <w:tblCellMar>
          <w:top w:w="15" w:type="dxa"/>
          <w:left w:w="15" w:type="dxa"/>
          <w:bottom w:w="15" w:type="dxa"/>
          <w:right w:w="15" w:type="dxa"/>
        </w:tblCellMar>
        <w:tblLook w:val="04A0" w:firstRow="1" w:lastRow="0" w:firstColumn="1" w:lastColumn="0" w:noHBand="0" w:noVBand="1"/>
      </w:tblPr>
      <w:tblGrid>
        <w:gridCol w:w="1699"/>
        <w:gridCol w:w="3843"/>
        <w:gridCol w:w="3938"/>
      </w:tblGrid>
      <w:tr w:rsidR="00EF361E" w14:paraId="610B2E14" w14:textId="77777777">
        <w:tc>
          <w:tcPr>
            <w:tcW w:w="0" w:type="auto"/>
            <w:tcBorders>
              <w:bottom w:val="single" w:sz="6" w:space="0" w:color="D2D2D2"/>
            </w:tcBorders>
            <w:tcMar>
              <w:top w:w="120" w:type="dxa"/>
              <w:left w:w="0" w:type="dxa"/>
              <w:bottom w:w="120" w:type="dxa"/>
              <w:right w:w="240" w:type="dxa"/>
            </w:tcMar>
            <w:hideMark/>
          </w:tcPr>
          <w:p w14:paraId="2CA7F142" w14:textId="77777777" w:rsidR="00EF361E" w:rsidRDefault="00EF361E">
            <w:pPr>
              <w:spacing w:line="330" w:lineRule="atLeast"/>
              <w:rPr>
                <w:rFonts w:ascii="Arial" w:eastAsia="Times New Roman" w:hAnsi="Arial" w:cs="Arial"/>
                <w:b/>
                <w:bCs/>
                <w:sz w:val="21"/>
                <w:szCs w:val="21"/>
              </w:rPr>
            </w:pPr>
            <w:r>
              <w:rPr>
                <w:rFonts w:ascii="Arial" w:eastAsia="Times New Roman" w:hAnsi="Arial" w:cs="Arial"/>
                <w:b/>
                <w:bCs/>
                <w:sz w:val="21"/>
                <w:szCs w:val="21"/>
              </w:rPr>
              <w:t>Feature</w:t>
            </w:r>
            <w:r>
              <w:rPr>
                <w:rStyle w:val="vkekvd"/>
                <w:rFonts w:ascii="Arial" w:eastAsia="Times New Roman" w:hAnsi="Arial" w:cs="Arial"/>
                <w:b/>
                <w:bCs/>
                <w:sz w:val="21"/>
                <w:szCs w:val="21"/>
              </w:rPr>
              <w:t> </w:t>
            </w:r>
          </w:p>
        </w:tc>
        <w:tc>
          <w:tcPr>
            <w:tcW w:w="0" w:type="auto"/>
            <w:tcBorders>
              <w:bottom w:val="single" w:sz="6" w:space="0" w:color="D2D2D2"/>
            </w:tcBorders>
            <w:tcMar>
              <w:top w:w="120" w:type="dxa"/>
              <w:left w:w="0" w:type="dxa"/>
              <w:bottom w:w="120" w:type="dxa"/>
              <w:right w:w="240" w:type="dxa"/>
            </w:tcMar>
            <w:hideMark/>
          </w:tcPr>
          <w:p w14:paraId="41DF4ABE" w14:textId="77777777" w:rsidR="00EF361E" w:rsidRDefault="00EF361E">
            <w:pPr>
              <w:spacing w:line="330" w:lineRule="atLeast"/>
              <w:rPr>
                <w:rFonts w:ascii="Arial" w:eastAsia="Times New Roman" w:hAnsi="Arial" w:cs="Arial"/>
                <w:b/>
                <w:bCs/>
                <w:sz w:val="21"/>
                <w:szCs w:val="21"/>
              </w:rPr>
            </w:pPr>
            <w:r>
              <w:rPr>
                <w:rFonts w:ascii="Arial" w:eastAsia="Times New Roman" w:hAnsi="Arial" w:cs="Arial"/>
                <w:b/>
                <w:bCs/>
                <w:sz w:val="21"/>
                <w:szCs w:val="21"/>
              </w:rPr>
              <w:t>Nuclear Energy</w:t>
            </w:r>
          </w:p>
        </w:tc>
        <w:tc>
          <w:tcPr>
            <w:tcW w:w="0" w:type="auto"/>
            <w:tcBorders>
              <w:bottom w:val="single" w:sz="6" w:space="0" w:color="D2D2D2"/>
            </w:tcBorders>
            <w:tcMar>
              <w:top w:w="120" w:type="dxa"/>
              <w:left w:w="0" w:type="dxa"/>
              <w:bottom w:w="120" w:type="dxa"/>
              <w:right w:w="0" w:type="dxa"/>
            </w:tcMar>
            <w:hideMark/>
          </w:tcPr>
          <w:p w14:paraId="2E4325BA" w14:textId="77777777" w:rsidR="00EF361E" w:rsidRDefault="00EF361E">
            <w:pPr>
              <w:spacing w:line="330" w:lineRule="atLeast"/>
              <w:rPr>
                <w:rFonts w:ascii="Arial" w:eastAsia="Times New Roman" w:hAnsi="Arial" w:cs="Arial"/>
                <w:b/>
                <w:bCs/>
                <w:sz w:val="21"/>
                <w:szCs w:val="21"/>
              </w:rPr>
            </w:pPr>
            <w:r>
              <w:rPr>
                <w:rFonts w:ascii="Arial" w:eastAsia="Times New Roman" w:hAnsi="Arial" w:cs="Arial"/>
                <w:b/>
                <w:bCs/>
                <w:sz w:val="21"/>
                <w:szCs w:val="21"/>
              </w:rPr>
              <w:t>Biofuels</w:t>
            </w:r>
          </w:p>
        </w:tc>
      </w:tr>
      <w:tr w:rsidR="00EF361E" w14:paraId="76EB6680" w14:textId="77777777">
        <w:tc>
          <w:tcPr>
            <w:tcW w:w="0" w:type="auto"/>
            <w:tcBorders>
              <w:bottom w:val="single" w:sz="6" w:space="0" w:color="D2D2D2"/>
            </w:tcBorders>
            <w:tcMar>
              <w:top w:w="180" w:type="dxa"/>
              <w:left w:w="0" w:type="dxa"/>
              <w:bottom w:w="180" w:type="dxa"/>
              <w:right w:w="240" w:type="dxa"/>
            </w:tcMar>
            <w:hideMark/>
          </w:tcPr>
          <w:p w14:paraId="04F3A97C" w14:textId="77777777" w:rsidR="00EF361E" w:rsidRDefault="00EF361E">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Environmental</w:t>
            </w:r>
          </w:p>
        </w:tc>
        <w:tc>
          <w:tcPr>
            <w:tcW w:w="0" w:type="auto"/>
            <w:tcBorders>
              <w:bottom w:val="single" w:sz="6" w:space="0" w:color="D2D2D2"/>
            </w:tcBorders>
            <w:tcMar>
              <w:top w:w="180" w:type="dxa"/>
              <w:left w:w="0" w:type="dxa"/>
              <w:bottom w:w="180" w:type="dxa"/>
              <w:right w:w="240" w:type="dxa"/>
            </w:tcMar>
            <w:hideMark/>
          </w:tcPr>
          <w:p w14:paraId="12B9A2F6" w14:textId="77777777" w:rsidR="00EF361E" w:rsidRDefault="00EF361E">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Pros:</w:t>
            </w:r>
            <w:r>
              <w:rPr>
                <w:rFonts w:ascii="Arial" w:eastAsia="Times New Roman" w:hAnsi="Arial" w:cs="Arial"/>
                <w:color w:val="0A0A0A"/>
                <w:sz w:val="21"/>
                <w:szCs w:val="21"/>
              </w:rPr>
              <w:t> Zero carbon emissions during generation, minimal land use.</w:t>
            </w:r>
            <w:r>
              <w:rPr>
                <w:rFonts w:ascii="Arial" w:eastAsia="Times New Roman" w:hAnsi="Arial" w:cs="Arial"/>
                <w:color w:val="0A0A0A"/>
                <w:sz w:val="21"/>
                <w:szCs w:val="21"/>
              </w:rPr>
              <w:br/>
            </w:r>
            <w:r>
              <w:rPr>
                <w:rStyle w:val="Strong"/>
                <w:rFonts w:ascii="Arial" w:eastAsia="Times New Roman" w:hAnsi="Arial" w:cs="Arial"/>
                <w:color w:val="0A0A0A"/>
                <w:sz w:val="21"/>
                <w:szCs w:val="21"/>
              </w:rPr>
              <w:t>Cons:</w:t>
            </w:r>
            <w:r>
              <w:rPr>
                <w:rFonts w:ascii="Arial" w:eastAsia="Times New Roman" w:hAnsi="Arial" w:cs="Arial"/>
                <w:color w:val="0A0A0A"/>
                <w:sz w:val="21"/>
                <w:szCs w:val="21"/>
              </w:rPr>
              <w:t> Radioactive waste management, thermal pollution, mining impact.</w:t>
            </w:r>
          </w:p>
        </w:tc>
        <w:tc>
          <w:tcPr>
            <w:tcW w:w="0" w:type="auto"/>
            <w:tcBorders>
              <w:bottom w:val="single" w:sz="6" w:space="0" w:color="D2D2D2"/>
            </w:tcBorders>
            <w:tcMar>
              <w:top w:w="180" w:type="dxa"/>
              <w:left w:w="0" w:type="dxa"/>
              <w:bottom w:w="180" w:type="dxa"/>
              <w:right w:w="0" w:type="dxa"/>
            </w:tcMar>
            <w:hideMark/>
          </w:tcPr>
          <w:p w14:paraId="76AD7195" w14:textId="77777777" w:rsidR="00EF361E" w:rsidRDefault="00EF361E">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Pros:</w:t>
            </w:r>
            <w:r>
              <w:rPr>
                <w:rFonts w:ascii="Arial" w:eastAsia="Times New Roman" w:hAnsi="Arial" w:cs="Arial"/>
                <w:color w:val="0A0A0A"/>
                <w:sz w:val="21"/>
                <w:szCs w:val="21"/>
              </w:rPr>
              <w:t> Renewable source, carbon-neutral in theory (carbon captured by plants), biodegradable.</w:t>
            </w:r>
            <w:r>
              <w:rPr>
                <w:rFonts w:ascii="Arial" w:eastAsia="Times New Roman" w:hAnsi="Arial" w:cs="Arial"/>
                <w:color w:val="0A0A0A"/>
                <w:sz w:val="21"/>
                <w:szCs w:val="21"/>
              </w:rPr>
              <w:br/>
            </w:r>
            <w:r>
              <w:rPr>
                <w:rStyle w:val="Strong"/>
                <w:rFonts w:ascii="Arial" w:eastAsia="Times New Roman" w:hAnsi="Arial" w:cs="Arial"/>
                <w:color w:val="0A0A0A"/>
                <w:sz w:val="21"/>
                <w:szCs w:val="21"/>
              </w:rPr>
              <w:t>Cons:</w:t>
            </w:r>
            <w:r>
              <w:rPr>
                <w:rFonts w:ascii="Arial" w:eastAsia="Times New Roman" w:hAnsi="Arial" w:cs="Arial"/>
                <w:color w:val="0A0A0A"/>
                <w:sz w:val="21"/>
                <w:szCs w:val="21"/>
              </w:rPr>
              <w:t> Land use for crops can drive deforestation, water intensive, potential food insecurity.</w:t>
            </w:r>
          </w:p>
        </w:tc>
      </w:tr>
      <w:tr w:rsidR="00EF361E" w14:paraId="6F686E71" w14:textId="77777777">
        <w:tc>
          <w:tcPr>
            <w:tcW w:w="0" w:type="auto"/>
            <w:tcBorders>
              <w:bottom w:val="single" w:sz="6" w:space="0" w:color="D2D2D2"/>
            </w:tcBorders>
            <w:tcMar>
              <w:top w:w="180" w:type="dxa"/>
              <w:left w:w="0" w:type="dxa"/>
              <w:bottom w:w="180" w:type="dxa"/>
              <w:right w:w="240" w:type="dxa"/>
            </w:tcMar>
            <w:hideMark/>
          </w:tcPr>
          <w:p w14:paraId="3FC822A1" w14:textId="77777777" w:rsidR="00EF361E" w:rsidRDefault="00EF361E">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Social</w:t>
            </w:r>
          </w:p>
        </w:tc>
        <w:tc>
          <w:tcPr>
            <w:tcW w:w="0" w:type="auto"/>
            <w:tcBorders>
              <w:bottom w:val="single" w:sz="6" w:space="0" w:color="D2D2D2"/>
            </w:tcBorders>
            <w:tcMar>
              <w:top w:w="180" w:type="dxa"/>
              <w:left w:w="0" w:type="dxa"/>
              <w:bottom w:w="180" w:type="dxa"/>
              <w:right w:w="240" w:type="dxa"/>
            </w:tcMar>
            <w:hideMark/>
          </w:tcPr>
          <w:p w14:paraId="7BE54424" w14:textId="77777777" w:rsidR="00EF361E" w:rsidRDefault="00EF361E">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Pros:</w:t>
            </w:r>
            <w:r>
              <w:rPr>
                <w:rFonts w:ascii="Arial" w:eastAsia="Times New Roman" w:hAnsi="Arial" w:cs="Arial"/>
                <w:color w:val="0A0A0A"/>
                <w:sz w:val="21"/>
                <w:szCs w:val="21"/>
              </w:rPr>
              <w:t> High reliability (24/7 power), creates high-skilled jobs.</w:t>
            </w:r>
            <w:r>
              <w:rPr>
                <w:rFonts w:ascii="Arial" w:eastAsia="Times New Roman" w:hAnsi="Arial" w:cs="Arial"/>
                <w:color w:val="0A0A0A"/>
                <w:sz w:val="21"/>
                <w:szCs w:val="21"/>
              </w:rPr>
              <w:br/>
            </w:r>
            <w:r>
              <w:rPr>
                <w:rStyle w:val="Strong"/>
                <w:rFonts w:ascii="Arial" w:eastAsia="Times New Roman" w:hAnsi="Arial" w:cs="Arial"/>
                <w:color w:val="0A0A0A"/>
                <w:sz w:val="21"/>
                <w:szCs w:val="21"/>
              </w:rPr>
              <w:t>Cons:</w:t>
            </w:r>
            <w:r>
              <w:rPr>
                <w:rFonts w:ascii="Arial" w:eastAsia="Times New Roman" w:hAnsi="Arial" w:cs="Arial"/>
                <w:color w:val="0A0A0A"/>
                <w:sz w:val="21"/>
                <w:szCs w:val="21"/>
              </w:rPr>
              <w:t> Public concern over safety (meltdowns) and waste disposal.</w:t>
            </w:r>
          </w:p>
        </w:tc>
        <w:tc>
          <w:tcPr>
            <w:tcW w:w="0" w:type="auto"/>
            <w:tcBorders>
              <w:bottom w:val="single" w:sz="6" w:space="0" w:color="D2D2D2"/>
            </w:tcBorders>
            <w:tcMar>
              <w:top w:w="180" w:type="dxa"/>
              <w:left w:w="0" w:type="dxa"/>
              <w:bottom w:w="180" w:type="dxa"/>
              <w:right w:w="0" w:type="dxa"/>
            </w:tcMar>
            <w:hideMark/>
          </w:tcPr>
          <w:p w14:paraId="25740820" w14:textId="77777777" w:rsidR="00EF361E" w:rsidRDefault="00EF361E">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Pros:</w:t>
            </w:r>
            <w:r>
              <w:rPr>
                <w:rFonts w:ascii="Arial" w:eastAsia="Times New Roman" w:hAnsi="Arial" w:cs="Arial"/>
                <w:color w:val="0A0A0A"/>
                <w:sz w:val="21"/>
                <w:szCs w:val="21"/>
              </w:rPr>
              <w:t> Rural development and job creation, energy independence.</w:t>
            </w:r>
            <w:r>
              <w:rPr>
                <w:rFonts w:ascii="Arial" w:eastAsia="Times New Roman" w:hAnsi="Arial" w:cs="Arial"/>
                <w:color w:val="0A0A0A"/>
                <w:sz w:val="21"/>
                <w:szCs w:val="21"/>
              </w:rPr>
              <w:br/>
            </w:r>
            <w:r>
              <w:rPr>
                <w:rStyle w:val="Strong"/>
                <w:rFonts w:ascii="Arial" w:eastAsia="Times New Roman" w:hAnsi="Arial" w:cs="Arial"/>
                <w:color w:val="0A0A0A"/>
                <w:sz w:val="21"/>
                <w:szCs w:val="21"/>
              </w:rPr>
              <w:t>Cons:</w:t>
            </w:r>
            <w:r>
              <w:rPr>
                <w:rFonts w:ascii="Arial" w:eastAsia="Times New Roman" w:hAnsi="Arial" w:cs="Arial"/>
                <w:color w:val="0A0A0A"/>
                <w:sz w:val="21"/>
                <w:szCs w:val="21"/>
              </w:rPr>
              <w:t> Conflict over food vs. fuel, higher food prices due to crop competition.</w:t>
            </w:r>
          </w:p>
        </w:tc>
      </w:tr>
      <w:tr w:rsidR="00EF361E" w14:paraId="7FDE6315" w14:textId="77777777">
        <w:tc>
          <w:tcPr>
            <w:tcW w:w="0" w:type="auto"/>
            <w:tcBorders>
              <w:bottom w:val="nil"/>
            </w:tcBorders>
            <w:tcMar>
              <w:top w:w="180" w:type="dxa"/>
              <w:left w:w="0" w:type="dxa"/>
              <w:bottom w:w="180" w:type="dxa"/>
              <w:right w:w="240" w:type="dxa"/>
            </w:tcMar>
            <w:hideMark/>
          </w:tcPr>
          <w:p w14:paraId="1461D572" w14:textId="77777777" w:rsidR="00EF361E" w:rsidRDefault="00EF361E">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Financial</w:t>
            </w:r>
          </w:p>
        </w:tc>
        <w:tc>
          <w:tcPr>
            <w:tcW w:w="0" w:type="auto"/>
            <w:tcBorders>
              <w:bottom w:val="nil"/>
            </w:tcBorders>
            <w:tcMar>
              <w:top w:w="180" w:type="dxa"/>
              <w:left w:w="0" w:type="dxa"/>
              <w:bottom w:w="180" w:type="dxa"/>
              <w:right w:w="240" w:type="dxa"/>
            </w:tcMar>
            <w:hideMark/>
          </w:tcPr>
          <w:p w14:paraId="08463B94" w14:textId="77777777" w:rsidR="00EF361E" w:rsidRDefault="00EF361E">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Pros:</w:t>
            </w:r>
            <w:r>
              <w:rPr>
                <w:rFonts w:ascii="Arial" w:eastAsia="Times New Roman" w:hAnsi="Arial" w:cs="Arial"/>
                <w:color w:val="0A0A0A"/>
                <w:sz w:val="21"/>
                <w:szCs w:val="21"/>
              </w:rPr>
              <w:t> Extremely low operating costs once built.</w:t>
            </w:r>
            <w:r>
              <w:rPr>
                <w:rFonts w:ascii="Arial" w:eastAsia="Times New Roman" w:hAnsi="Arial" w:cs="Arial"/>
                <w:color w:val="0A0A0A"/>
                <w:sz w:val="21"/>
                <w:szCs w:val="21"/>
              </w:rPr>
              <w:br/>
            </w:r>
            <w:r>
              <w:rPr>
                <w:rStyle w:val="Strong"/>
                <w:rFonts w:ascii="Arial" w:eastAsia="Times New Roman" w:hAnsi="Arial" w:cs="Arial"/>
                <w:color w:val="0A0A0A"/>
                <w:sz w:val="21"/>
                <w:szCs w:val="21"/>
              </w:rPr>
              <w:t>Cons:</w:t>
            </w:r>
            <w:r>
              <w:rPr>
                <w:rFonts w:ascii="Arial" w:eastAsia="Times New Roman" w:hAnsi="Arial" w:cs="Arial"/>
                <w:color w:val="0A0A0A"/>
                <w:sz w:val="21"/>
                <w:szCs w:val="21"/>
              </w:rPr>
              <w:t> Very high capital costs, long construction times, high decommissioning costs.</w:t>
            </w:r>
          </w:p>
        </w:tc>
        <w:tc>
          <w:tcPr>
            <w:tcW w:w="0" w:type="auto"/>
            <w:tcBorders>
              <w:bottom w:val="nil"/>
            </w:tcBorders>
            <w:tcMar>
              <w:top w:w="180" w:type="dxa"/>
              <w:left w:w="0" w:type="dxa"/>
              <w:bottom w:w="180" w:type="dxa"/>
              <w:right w:w="0" w:type="dxa"/>
            </w:tcMar>
            <w:hideMark/>
          </w:tcPr>
          <w:p w14:paraId="11DAB1CD" w14:textId="77777777" w:rsidR="00EF361E" w:rsidRDefault="00EF361E">
            <w:pPr>
              <w:spacing w:line="330" w:lineRule="atLeast"/>
              <w:rPr>
                <w:rFonts w:ascii="Arial" w:eastAsia="Times New Roman" w:hAnsi="Arial" w:cs="Arial"/>
                <w:color w:val="0A0A0A"/>
                <w:sz w:val="21"/>
                <w:szCs w:val="21"/>
              </w:rPr>
            </w:pPr>
            <w:r>
              <w:rPr>
                <w:rStyle w:val="Strong"/>
                <w:rFonts w:ascii="Arial" w:eastAsia="Times New Roman" w:hAnsi="Arial" w:cs="Arial"/>
                <w:color w:val="0A0A0A"/>
                <w:sz w:val="21"/>
                <w:szCs w:val="21"/>
              </w:rPr>
              <w:t>Pros:</w:t>
            </w:r>
            <w:r>
              <w:rPr>
                <w:rFonts w:ascii="Arial" w:eastAsia="Times New Roman" w:hAnsi="Arial" w:cs="Arial"/>
                <w:color w:val="0A0A0A"/>
                <w:sz w:val="21"/>
                <w:szCs w:val="21"/>
              </w:rPr>
              <w:t> Can use existing infrastructure, cost-effective if using waste products.</w:t>
            </w:r>
            <w:r>
              <w:rPr>
                <w:rFonts w:ascii="Arial" w:eastAsia="Times New Roman" w:hAnsi="Arial" w:cs="Arial"/>
                <w:color w:val="0A0A0A"/>
                <w:sz w:val="21"/>
                <w:szCs w:val="21"/>
              </w:rPr>
              <w:br/>
            </w:r>
            <w:r>
              <w:rPr>
                <w:rStyle w:val="Strong"/>
                <w:rFonts w:ascii="Arial" w:eastAsia="Times New Roman" w:hAnsi="Arial" w:cs="Arial"/>
                <w:color w:val="0A0A0A"/>
                <w:sz w:val="21"/>
                <w:szCs w:val="21"/>
              </w:rPr>
              <w:t>Cons:</w:t>
            </w:r>
            <w:r>
              <w:rPr>
                <w:rFonts w:ascii="Arial" w:eastAsia="Times New Roman" w:hAnsi="Arial" w:cs="Arial"/>
                <w:color w:val="0A0A0A"/>
                <w:sz w:val="21"/>
                <w:szCs w:val="21"/>
              </w:rPr>
              <w:t> Production costs can be higher than fossil fuels, highly dependent on agricultural subsidies.</w:t>
            </w:r>
          </w:p>
          <w:p w14:paraId="096842FC" w14:textId="7791EA66" w:rsidR="000127AE" w:rsidRDefault="00694671">
            <w:pPr>
              <w:spacing w:line="330" w:lineRule="atLeast"/>
              <w:rPr>
                <w:rFonts w:ascii="Arial" w:eastAsia="Times New Roman" w:hAnsi="Arial" w:cs="Arial"/>
                <w:color w:val="0A0A0A"/>
                <w:sz w:val="21"/>
                <w:szCs w:val="21"/>
              </w:rPr>
            </w:pPr>
            <w:hyperlink r:id="rId105" w:anchor=":~:text=and%20safety%20protocols.-,Is%20nuclear%20energy%20bad%20for%20the%20environment?,long-term%20waste%20disposal%20solutions." w:history="1">
              <w:proofErr w:type="spellStart"/>
              <w:r w:rsidRPr="00694671">
                <w:rPr>
                  <w:rStyle w:val="Hyperlink"/>
                  <w:rFonts w:ascii="Arial" w:eastAsia="Times New Roman" w:hAnsi="Arial" w:cs="Arial"/>
                  <w:sz w:val="21"/>
                  <w:szCs w:val="21"/>
                </w:rPr>
                <w:t>BKVenergy</w:t>
              </w:r>
              <w:proofErr w:type="spellEnd"/>
            </w:hyperlink>
          </w:p>
        </w:tc>
      </w:tr>
    </w:tbl>
    <w:p w14:paraId="6BFC168D" w14:textId="4D2447A6" w:rsidR="00A7729A" w:rsidRDefault="00A7729A" w:rsidP="00DA3C9B">
      <w:pPr>
        <w:pStyle w:val="df3vjf"/>
        <w:shd w:val="clear" w:color="auto" w:fill="FFFFFF"/>
        <w:spacing w:before="0" w:beforeAutospacing="0" w:after="180" w:afterAutospacing="0" w:line="360" w:lineRule="atLeast"/>
        <w:ind w:left="720"/>
        <w:rPr>
          <w:rFonts w:ascii="Arial" w:eastAsia="Times New Roman" w:hAnsi="Arial" w:cs="Arial"/>
          <w:color w:val="0A0A0A"/>
        </w:rPr>
      </w:pPr>
    </w:p>
    <w:p w14:paraId="03DD8227" w14:textId="4CBDE386" w:rsidR="00A7729A" w:rsidRDefault="00A7729A">
      <w:pPr>
        <w:spacing w:line="276" w:lineRule="auto"/>
        <w:rPr>
          <w:rFonts w:ascii="Arial" w:eastAsia="Times New Roman" w:hAnsi="Arial" w:cs="Arial"/>
          <w:color w:val="0A0A0A"/>
          <w:szCs w:val="24"/>
          <w:lang w:val="en-GB"/>
        </w:rPr>
      </w:pPr>
      <w:r>
        <w:rPr>
          <w:rFonts w:ascii="Arial" w:eastAsia="Times New Roman" w:hAnsi="Arial" w:cs="Arial"/>
          <w:color w:val="0A0A0A"/>
        </w:rPr>
        <w:br w:type="page"/>
      </w:r>
      <w:r w:rsidR="00E74A3E">
        <w:rPr>
          <w:rFonts w:ascii="Arial" w:eastAsia="Times New Roman" w:hAnsi="Arial" w:cs="Arial"/>
          <w:color w:val="0A0A0A"/>
        </w:rPr>
        <w:lastRenderedPageBreak/>
        <w:t xml:space="preserve">● </w:t>
      </w:r>
      <w:r w:rsidR="00E74A3E" w:rsidRPr="00141B31">
        <w:rPr>
          <w:rFonts w:ascii="Arial" w:eastAsia="Times New Roman" w:hAnsi="Arial" w:cs="Arial"/>
          <w:b/>
          <w:bCs/>
          <w:color w:val="0A0A0A"/>
        </w:rPr>
        <w:t xml:space="preserve">The advantages and disadvantages of three renewable energy sources—Solar, Wind, and Hydroelectric—based on social, environmental, and financial factors. </w:t>
      </w:r>
    </w:p>
    <w:tbl>
      <w:tblPr>
        <w:tblpPr w:leftFromText="180" w:rightFromText="180" w:vertAnchor="text" w:horzAnchor="margin" w:tblpXSpec="center" w:tblpY="1412"/>
        <w:tblW w:w="9480" w:type="dxa"/>
        <w:tblCellMar>
          <w:top w:w="15" w:type="dxa"/>
          <w:left w:w="15" w:type="dxa"/>
          <w:bottom w:w="15" w:type="dxa"/>
          <w:right w:w="15" w:type="dxa"/>
        </w:tblCellMar>
        <w:tblLook w:val="04A0" w:firstRow="1" w:lastRow="0" w:firstColumn="1" w:lastColumn="0" w:noHBand="0" w:noVBand="1"/>
      </w:tblPr>
      <w:tblGrid>
        <w:gridCol w:w="1622"/>
        <w:gridCol w:w="1699"/>
        <w:gridCol w:w="3181"/>
        <w:gridCol w:w="2978"/>
      </w:tblGrid>
      <w:tr w:rsidR="009C71EE" w:rsidRPr="009C71EE" w14:paraId="5992A146" w14:textId="77777777" w:rsidTr="009C71EE">
        <w:tc>
          <w:tcPr>
            <w:tcW w:w="0" w:type="auto"/>
            <w:tcBorders>
              <w:bottom w:val="single" w:sz="6" w:space="0" w:color="D2D2D2"/>
            </w:tcBorders>
            <w:tcMar>
              <w:top w:w="120" w:type="dxa"/>
              <w:left w:w="0" w:type="dxa"/>
              <w:bottom w:w="120" w:type="dxa"/>
              <w:right w:w="240" w:type="dxa"/>
            </w:tcMar>
            <w:hideMark/>
          </w:tcPr>
          <w:p w14:paraId="2A0A2C12" w14:textId="77777777" w:rsidR="009C71EE" w:rsidRPr="009C71EE" w:rsidRDefault="009C71EE" w:rsidP="009C71EE">
            <w:pPr>
              <w:spacing w:after="0" w:line="330" w:lineRule="atLeast"/>
              <w:rPr>
                <w:rFonts w:ascii="Arial" w:eastAsia="Times New Roman" w:hAnsi="Arial" w:cs="Arial"/>
                <w:b/>
                <w:bCs/>
                <w:sz w:val="21"/>
                <w:szCs w:val="21"/>
                <w:lang w:val="en-GB" w:eastAsia="en-GB"/>
              </w:rPr>
            </w:pPr>
            <w:r w:rsidRPr="009C71EE">
              <w:rPr>
                <w:rFonts w:ascii="Arial" w:eastAsia="Times New Roman" w:hAnsi="Arial" w:cs="Arial"/>
                <w:b/>
                <w:bCs/>
                <w:sz w:val="21"/>
                <w:szCs w:val="21"/>
                <w:lang w:val="en-GB" w:eastAsia="en-GB"/>
              </w:rPr>
              <w:t>Energy Source </w:t>
            </w:r>
          </w:p>
        </w:tc>
        <w:tc>
          <w:tcPr>
            <w:tcW w:w="0" w:type="auto"/>
            <w:tcBorders>
              <w:bottom w:val="single" w:sz="6" w:space="0" w:color="D2D2D2"/>
            </w:tcBorders>
            <w:tcMar>
              <w:top w:w="120" w:type="dxa"/>
              <w:left w:w="0" w:type="dxa"/>
              <w:bottom w:w="120" w:type="dxa"/>
              <w:right w:w="240" w:type="dxa"/>
            </w:tcMar>
            <w:hideMark/>
          </w:tcPr>
          <w:p w14:paraId="6349721F" w14:textId="77777777" w:rsidR="009C71EE" w:rsidRPr="009C71EE" w:rsidRDefault="009C71EE" w:rsidP="009C71EE">
            <w:pPr>
              <w:spacing w:after="0" w:line="330" w:lineRule="atLeast"/>
              <w:rPr>
                <w:rFonts w:ascii="Arial" w:eastAsia="Times New Roman" w:hAnsi="Arial" w:cs="Arial"/>
                <w:b/>
                <w:bCs/>
                <w:sz w:val="21"/>
                <w:szCs w:val="21"/>
                <w:lang w:val="en-GB" w:eastAsia="en-GB"/>
              </w:rPr>
            </w:pPr>
            <w:r w:rsidRPr="009C71EE">
              <w:rPr>
                <w:rFonts w:ascii="Arial" w:eastAsia="Times New Roman" w:hAnsi="Arial" w:cs="Arial"/>
                <w:b/>
                <w:bCs/>
                <w:sz w:val="21"/>
                <w:szCs w:val="21"/>
                <w:lang w:val="en-GB" w:eastAsia="en-GB"/>
              </w:rPr>
              <w:t>Factors</w:t>
            </w:r>
          </w:p>
        </w:tc>
        <w:tc>
          <w:tcPr>
            <w:tcW w:w="0" w:type="auto"/>
            <w:tcBorders>
              <w:bottom w:val="single" w:sz="6" w:space="0" w:color="D2D2D2"/>
            </w:tcBorders>
            <w:tcMar>
              <w:top w:w="120" w:type="dxa"/>
              <w:left w:w="0" w:type="dxa"/>
              <w:bottom w:w="120" w:type="dxa"/>
              <w:right w:w="240" w:type="dxa"/>
            </w:tcMar>
            <w:hideMark/>
          </w:tcPr>
          <w:p w14:paraId="13AC0953" w14:textId="77777777" w:rsidR="009C71EE" w:rsidRPr="009C71EE" w:rsidRDefault="009C71EE" w:rsidP="009C71EE">
            <w:pPr>
              <w:spacing w:after="0" w:line="330" w:lineRule="atLeast"/>
              <w:rPr>
                <w:rFonts w:ascii="Arial" w:eastAsia="Times New Roman" w:hAnsi="Arial" w:cs="Arial"/>
                <w:b/>
                <w:bCs/>
                <w:sz w:val="21"/>
                <w:szCs w:val="21"/>
                <w:lang w:val="en-GB" w:eastAsia="en-GB"/>
              </w:rPr>
            </w:pPr>
            <w:r w:rsidRPr="009C71EE">
              <w:rPr>
                <w:rFonts w:ascii="Arial" w:eastAsia="Times New Roman" w:hAnsi="Arial" w:cs="Arial"/>
                <w:b/>
                <w:bCs/>
                <w:sz w:val="21"/>
                <w:szCs w:val="21"/>
                <w:lang w:val="en-GB" w:eastAsia="en-GB"/>
              </w:rPr>
              <w:t>Advantages</w:t>
            </w:r>
          </w:p>
        </w:tc>
        <w:tc>
          <w:tcPr>
            <w:tcW w:w="0" w:type="auto"/>
            <w:tcBorders>
              <w:bottom w:val="single" w:sz="6" w:space="0" w:color="D2D2D2"/>
            </w:tcBorders>
            <w:tcMar>
              <w:top w:w="120" w:type="dxa"/>
              <w:left w:w="0" w:type="dxa"/>
              <w:bottom w:w="120" w:type="dxa"/>
              <w:right w:w="0" w:type="dxa"/>
            </w:tcMar>
            <w:hideMark/>
          </w:tcPr>
          <w:p w14:paraId="49EE6482" w14:textId="77777777" w:rsidR="009C71EE" w:rsidRPr="009C71EE" w:rsidRDefault="009C71EE" w:rsidP="009C71EE">
            <w:pPr>
              <w:spacing w:after="0" w:line="330" w:lineRule="atLeast"/>
              <w:rPr>
                <w:rFonts w:ascii="Arial" w:eastAsia="Times New Roman" w:hAnsi="Arial" w:cs="Arial"/>
                <w:b/>
                <w:bCs/>
                <w:sz w:val="21"/>
                <w:szCs w:val="21"/>
                <w:lang w:val="en-GB" w:eastAsia="en-GB"/>
              </w:rPr>
            </w:pPr>
            <w:r w:rsidRPr="009C71EE">
              <w:rPr>
                <w:rFonts w:ascii="Arial" w:eastAsia="Times New Roman" w:hAnsi="Arial" w:cs="Arial"/>
                <w:b/>
                <w:bCs/>
                <w:sz w:val="21"/>
                <w:szCs w:val="21"/>
                <w:lang w:val="en-GB" w:eastAsia="en-GB"/>
              </w:rPr>
              <w:t>Disadvantages</w:t>
            </w:r>
          </w:p>
        </w:tc>
      </w:tr>
      <w:tr w:rsidR="009C71EE" w:rsidRPr="009C71EE" w14:paraId="4F4DC78C" w14:textId="77777777" w:rsidTr="009C71EE">
        <w:tc>
          <w:tcPr>
            <w:tcW w:w="0" w:type="auto"/>
            <w:tcBorders>
              <w:bottom w:val="single" w:sz="6" w:space="0" w:color="D2D2D2"/>
            </w:tcBorders>
            <w:tcMar>
              <w:top w:w="180" w:type="dxa"/>
              <w:left w:w="0" w:type="dxa"/>
              <w:bottom w:w="180" w:type="dxa"/>
              <w:right w:w="240" w:type="dxa"/>
            </w:tcMar>
            <w:hideMark/>
          </w:tcPr>
          <w:p w14:paraId="6941D04C"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Solar</w:t>
            </w:r>
          </w:p>
        </w:tc>
        <w:tc>
          <w:tcPr>
            <w:tcW w:w="0" w:type="auto"/>
            <w:tcBorders>
              <w:bottom w:val="single" w:sz="6" w:space="0" w:color="D2D2D2"/>
            </w:tcBorders>
            <w:tcMar>
              <w:top w:w="180" w:type="dxa"/>
              <w:left w:w="0" w:type="dxa"/>
              <w:bottom w:w="180" w:type="dxa"/>
              <w:right w:w="240" w:type="dxa"/>
            </w:tcMar>
            <w:hideMark/>
          </w:tcPr>
          <w:p w14:paraId="1CE0D398"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Social</w:t>
            </w:r>
          </w:p>
        </w:tc>
        <w:tc>
          <w:tcPr>
            <w:tcW w:w="0" w:type="auto"/>
            <w:tcBorders>
              <w:bottom w:val="single" w:sz="6" w:space="0" w:color="D2D2D2"/>
            </w:tcBorders>
            <w:tcMar>
              <w:top w:w="180" w:type="dxa"/>
              <w:left w:w="0" w:type="dxa"/>
              <w:bottom w:w="180" w:type="dxa"/>
              <w:right w:w="240" w:type="dxa"/>
            </w:tcMar>
            <w:hideMark/>
          </w:tcPr>
          <w:p w14:paraId="78223BD7"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Empowers homeowners with energy independence; enables off-grid solutions in remote areas.</w:t>
            </w:r>
          </w:p>
        </w:tc>
        <w:tc>
          <w:tcPr>
            <w:tcW w:w="0" w:type="auto"/>
            <w:tcBorders>
              <w:bottom w:val="single" w:sz="6" w:space="0" w:color="D2D2D2"/>
            </w:tcBorders>
            <w:tcMar>
              <w:top w:w="180" w:type="dxa"/>
              <w:left w:w="0" w:type="dxa"/>
              <w:bottom w:w="180" w:type="dxa"/>
              <w:right w:w="0" w:type="dxa"/>
            </w:tcMar>
            <w:hideMark/>
          </w:tcPr>
          <w:p w14:paraId="545EAE33"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Visual impact on landscapes; potential land-use conflicts for large solar farms.</w:t>
            </w:r>
          </w:p>
        </w:tc>
      </w:tr>
      <w:tr w:rsidR="009C71EE" w:rsidRPr="009C71EE" w14:paraId="232E49F8" w14:textId="77777777" w:rsidTr="009C71EE">
        <w:tc>
          <w:tcPr>
            <w:tcW w:w="0" w:type="auto"/>
            <w:tcBorders>
              <w:bottom w:val="single" w:sz="6" w:space="0" w:color="D2D2D2"/>
            </w:tcBorders>
            <w:tcMar>
              <w:top w:w="180" w:type="dxa"/>
              <w:left w:w="0" w:type="dxa"/>
              <w:bottom w:w="180" w:type="dxa"/>
              <w:right w:w="240" w:type="dxa"/>
            </w:tcMar>
            <w:hideMark/>
          </w:tcPr>
          <w:p w14:paraId="75ED2AB6"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p>
        </w:tc>
        <w:tc>
          <w:tcPr>
            <w:tcW w:w="0" w:type="auto"/>
            <w:tcBorders>
              <w:bottom w:val="single" w:sz="6" w:space="0" w:color="D2D2D2"/>
            </w:tcBorders>
            <w:tcMar>
              <w:top w:w="180" w:type="dxa"/>
              <w:left w:w="0" w:type="dxa"/>
              <w:bottom w:w="180" w:type="dxa"/>
              <w:right w:w="240" w:type="dxa"/>
            </w:tcMar>
            <w:hideMark/>
          </w:tcPr>
          <w:p w14:paraId="268C74B1"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Environmental</w:t>
            </w:r>
          </w:p>
        </w:tc>
        <w:tc>
          <w:tcPr>
            <w:tcW w:w="0" w:type="auto"/>
            <w:tcBorders>
              <w:bottom w:val="single" w:sz="6" w:space="0" w:color="D2D2D2"/>
            </w:tcBorders>
            <w:tcMar>
              <w:top w:w="180" w:type="dxa"/>
              <w:left w:w="0" w:type="dxa"/>
              <w:bottom w:w="180" w:type="dxa"/>
              <w:right w:w="240" w:type="dxa"/>
            </w:tcMar>
            <w:hideMark/>
          </w:tcPr>
          <w:p w14:paraId="7565656B"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Zero emissions during operation; reduces reliance on fossil fuels, cutting air pollution.</w:t>
            </w:r>
          </w:p>
        </w:tc>
        <w:tc>
          <w:tcPr>
            <w:tcW w:w="0" w:type="auto"/>
            <w:tcBorders>
              <w:bottom w:val="single" w:sz="6" w:space="0" w:color="D2D2D2"/>
            </w:tcBorders>
            <w:tcMar>
              <w:top w:w="180" w:type="dxa"/>
              <w:left w:w="0" w:type="dxa"/>
              <w:bottom w:w="180" w:type="dxa"/>
              <w:right w:w="0" w:type="dxa"/>
            </w:tcMar>
            <w:hideMark/>
          </w:tcPr>
          <w:p w14:paraId="4DF09FC6"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Manufacturing panels requires rare materials; high water consumption for cleaning in arid regions.</w:t>
            </w:r>
          </w:p>
        </w:tc>
      </w:tr>
      <w:tr w:rsidR="009C71EE" w:rsidRPr="009C71EE" w14:paraId="6DF02DE2" w14:textId="77777777" w:rsidTr="009C71EE">
        <w:tc>
          <w:tcPr>
            <w:tcW w:w="0" w:type="auto"/>
            <w:tcBorders>
              <w:bottom w:val="single" w:sz="6" w:space="0" w:color="D2D2D2"/>
            </w:tcBorders>
            <w:tcMar>
              <w:top w:w="180" w:type="dxa"/>
              <w:left w:w="0" w:type="dxa"/>
              <w:bottom w:w="180" w:type="dxa"/>
              <w:right w:w="240" w:type="dxa"/>
            </w:tcMar>
            <w:hideMark/>
          </w:tcPr>
          <w:p w14:paraId="41D87D2B"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p>
        </w:tc>
        <w:tc>
          <w:tcPr>
            <w:tcW w:w="0" w:type="auto"/>
            <w:tcBorders>
              <w:bottom w:val="single" w:sz="6" w:space="0" w:color="D2D2D2"/>
            </w:tcBorders>
            <w:tcMar>
              <w:top w:w="180" w:type="dxa"/>
              <w:left w:w="0" w:type="dxa"/>
              <w:bottom w:w="180" w:type="dxa"/>
              <w:right w:w="240" w:type="dxa"/>
            </w:tcMar>
            <w:hideMark/>
          </w:tcPr>
          <w:p w14:paraId="2946BECD"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Financial</w:t>
            </w:r>
          </w:p>
        </w:tc>
        <w:tc>
          <w:tcPr>
            <w:tcW w:w="0" w:type="auto"/>
            <w:tcBorders>
              <w:bottom w:val="single" w:sz="6" w:space="0" w:color="D2D2D2"/>
            </w:tcBorders>
            <w:tcMar>
              <w:top w:w="180" w:type="dxa"/>
              <w:left w:w="0" w:type="dxa"/>
              <w:bottom w:w="180" w:type="dxa"/>
              <w:right w:w="240" w:type="dxa"/>
            </w:tcMar>
            <w:hideMark/>
          </w:tcPr>
          <w:p w14:paraId="1A1292B2"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Low maintenance costs; rapid decrease in technology costs makes it cost-competitive.</w:t>
            </w:r>
          </w:p>
        </w:tc>
        <w:tc>
          <w:tcPr>
            <w:tcW w:w="0" w:type="auto"/>
            <w:tcBorders>
              <w:bottom w:val="single" w:sz="6" w:space="0" w:color="D2D2D2"/>
            </w:tcBorders>
            <w:tcMar>
              <w:top w:w="180" w:type="dxa"/>
              <w:left w:w="0" w:type="dxa"/>
              <w:bottom w:w="180" w:type="dxa"/>
              <w:right w:w="0" w:type="dxa"/>
            </w:tcMar>
            <w:hideMark/>
          </w:tcPr>
          <w:p w14:paraId="5592706F"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High upfront installation costs; intermittency requires expensive battery storage.</w:t>
            </w:r>
          </w:p>
        </w:tc>
      </w:tr>
      <w:tr w:rsidR="009C71EE" w:rsidRPr="009C71EE" w14:paraId="382C02F0" w14:textId="77777777" w:rsidTr="009C71EE">
        <w:tc>
          <w:tcPr>
            <w:tcW w:w="0" w:type="auto"/>
            <w:tcBorders>
              <w:bottom w:val="single" w:sz="6" w:space="0" w:color="D2D2D2"/>
            </w:tcBorders>
            <w:tcMar>
              <w:top w:w="180" w:type="dxa"/>
              <w:left w:w="0" w:type="dxa"/>
              <w:bottom w:w="180" w:type="dxa"/>
              <w:right w:w="240" w:type="dxa"/>
            </w:tcMar>
            <w:hideMark/>
          </w:tcPr>
          <w:p w14:paraId="321D35F5"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Wind</w:t>
            </w:r>
          </w:p>
        </w:tc>
        <w:tc>
          <w:tcPr>
            <w:tcW w:w="0" w:type="auto"/>
            <w:tcBorders>
              <w:bottom w:val="single" w:sz="6" w:space="0" w:color="D2D2D2"/>
            </w:tcBorders>
            <w:tcMar>
              <w:top w:w="180" w:type="dxa"/>
              <w:left w:w="0" w:type="dxa"/>
              <w:bottom w:w="180" w:type="dxa"/>
              <w:right w:w="240" w:type="dxa"/>
            </w:tcMar>
            <w:hideMark/>
          </w:tcPr>
          <w:p w14:paraId="25ABBF6A"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Social</w:t>
            </w:r>
          </w:p>
        </w:tc>
        <w:tc>
          <w:tcPr>
            <w:tcW w:w="0" w:type="auto"/>
            <w:tcBorders>
              <w:bottom w:val="single" w:sz="6" w:space="0" w:color="D2D2D2"/>
            </w:tcBorders>
            <w:tcMar>
              <w:top w:w="180" w:type="dxa"/>
              <w:left w:w="0" w:type="dxa"/>
              <w:bottom w:w="180" w:type="dxa"/>
              <w:right w:w="240" w:type="dxa"/>
            </w:tcMar>
            <w:hideMark/>
          </w:tcPr>
          <w:p w14:paraId="48DAFCF4"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Creates jobs in manufacturing and installation; revitalizes rural economies via land leasing.</w:t>
            </w:r>
          </w:p>
        </w:tc>
        <w:tc>
          <w:tcPr>
            <w:tcW w:w="0" w:type="auto"/>
            <w:tcBorders>
              <w:bottom w:val="single" w:sz="6" w:space="0" w:color="D2D2D2"/>
            </w:tcBorders>
            <w:tcMar>
              <w:top w:w="180" w:type="dxa"/>
              <w:left w:w="0" w:type="dxa"/>
              <w:bottom w:w="180" w:type="dxa"/>
              <w:right w:w="0" w:type="dxa"/>
            </w:tcMar>
            <w:hideMark/>
          </w:tcPr>
          <w:p w14:paraId="1427065E"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Noise pollution from turbines; visual impact (blight) on scenic areas.</w:t>
            </w:r>
          </w:p>
        </w:tc>
      </w:tr>
      <w:tr w:rsidR="009C71EE" w:rsidRPr="009C71EE" w14:paraId="4AFB2B00" w14:textId="77777777" w:rsidTr="009C71EE">
        <w:tc>
          <w:tcPr>
            <w:tcW w:w="0" w:type="auto"/>
            <w:tcBorders>
              <w:bottom w:val="single" w:sz="6" w:space="0" w:color="D2D2D2"/>
            </w:tcBorders>
            <w:tcMar>
              <w:top w:w="180" w:type="dxa"/>
              <w:left w:w="0" w:type="dxa"/>
              <w:bottom w:w="180" w:type="dxa"/>
              <w:right w:w="240" w:type="dxa"/>
            </w:tcMar>
            <w:hideMark/>
          </w:tcPr>
          <w:p w14:paraId="0B799346"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p>
        </w:tc>
        <w:tc>
          <w:tcPr>
            <w:tcW w:w="0" w:type="auto"/>
            <w:tcBorders>
              <w:bottom w:val="single" w:sz="6" w:space="0" w:color="D2D2D2"/>
            </w:tcBorders>
            <w:tcMar>
              <w:top w:w="180" w:type="dxa"/>
              <w:left w:w="0" w:type="dxa"/>
              <w:bottom w:w="180" w:type="dxa"/>
              <w:right w:w="240" w:type="dxa"/>
            </w:tcMar>
            <w:hideMark/>
          </w:tcPr>
          <w:p w14:paraId="52138EFD"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Environmental</w:t>
            </w:r>
          </w:p>
        </w:tc>
        <w:tc>
          <w:tcPr>
            <w:tcW w:w="0" w:type="auto"/>
            <w:tcBorders>
              <w:bottom w:val="single" w:sz="6" w:space="0" w:color="D2D2D2"/>
            </w:tcBorders>
            <w:tcMar>
              <w:top w:w="180" w:type="dxa"/>
              <w:left w:w="0" w:type="dxa"/>
              <w:bottom w:w="180" w:type="dxa"/>
              <w:right w:w="240" w:type="dxa"/>
            </w:tcMar>
            <w:hideMark/>
          </w:tcPr>
          <w:p w14:paraId="53616058"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No water required for operation; minimal land footprint at the base allows for dual land use (farming).</w:t>
            </w:r>
          </w:p>
        </w:tc>
        <w:tc>
          <w:tcPr>
            <w:tcW w:w="0" w:type="auto"/>
            <w:tcBorders>
              <w:bottom w:val="single" w:sz="6" w:space="0" w:color="D2D2D2"/>
            </w:tcBorders>
            <w:tcMar>
              <w:top w:w="180" w:type="dxa"/>
              <w:left w:w="0" w:type="dxa"/>
              <w:bottom w:w="180" w:type="dxa"/>
              <w:right w:w="0" w:type="dxa"/>
            </w:tcMar>
            <w:hideMark/>
          </w:tcPr>
          <w:p w14:paraId="59B9E10A"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Risk to bird and bat populations; difficulty in recycling turbine blades.</w:t>
            </w:r>
          </w:p>
        </w:tc>
      </w:tr>
      <w:tr w:rsidR="009C71EE" w:rsidRPr="009C71EE" w14:paraId="29023B64" w14:textId="77777777" w:rsidTr="009C71EE">
        <w:tc>
          <w:tcPr>
            <w:tcW w:w="0" w:type="auto"/>
            <w:tcBorders>
              <w:bottom w:val="single" w:sz="6" w:space="0" w:color="D2D2D2"/>
            </w:tcBorders>
            <w:tcMar>
              <w:top w:w="180" w:type="dxa"/>
              <w:left w:w="0" w:type="dxa"/>
              <w:bottom w:w="180" w:type="dxa"/>
              <w:right w:w="240" w:type="dxa"/>
            </w:tcMar>
            <w:hideMark/>
          </w:tcPr>
          <w:p w14:paraId="20AD8E32"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p>
        </w:tc>
        <w:tc>
          <w:tcPr>
            <w:tcW w:w="0" w:type="auto"/>
            <w:tcBorders>
              <w:bottom w:val="single" w:sz="6" w:space="0" w:color="D2D2D2"/>
            </w:tcBorders>
            <w:tcMar>
              <w:top w:w="180" w:type="dxa"/>
              <w:left w:w="0" w:type="dxa"/>
              <w:bottom w:w="180" w:type="dxa"/>
              <w:right w:w="240" w:type="dxa"/>
            </w:tcMar>
            <w:hideMark/>
          </w:tcPr>
          <w:p w14:paraId="3D34DCEC"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Financial</w:t>
            </w:r>
          </w:p>
        </w:tc>
        <w:tc>
          <w:tcPr>
            <w:tcW w:w="0" w:type="auto"/>
            <w:tcBorders>
              <w:bottom w:val="single" w:sz="6" w:space="0" w:color="D2D2D2"/>
            </w:tcBorders>
            <w:tcMar>
              <w:top w:w="180" w:type="dxa"/>
              <w:left w:w="0" w:type="dxa"/>
              <w:bottom w:w="180" w:type="dxa"/>
              <w:right w:w="240" w:type="dxa"/>
            </w:tcMar>
            <w:hideMark/>
          </w:tcPr>
          <w:p w14:paraId="300C0B86"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Free fuel source results in low operating costs; lowest-cost source of new generation in windy areas.</w:t>
            </w:r>
          </w:p>
        </w:tc>
        <w:tc>
          <w:tcPr>
            <w:tcW w:w="0" w:type="auto"/>
            <w:tcBorders>
              <w:bottom w:val="single" w:sz="6" w:space="0" w:color="D2D2D2"/>
            </w:tcBorders>
            <w:tcMar>
              <w:top w:w="180" w:type="dxa"/>
              <w:left w:w="0" w:type="dxa"/>
              <w:bottom w:w="180" w:type="dxa"/>
              <w:right w:w="0" w:type="dxa"/>
            </w:tcMar>
            <w:hideMark/>
          </w:tcPr>
          <w:p w14:paraId="5922D996"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High capital costs for infrastructure; remote locations require expensive transmission upgrades.</w:t>
            </w:r>
          </w:p>
        </w:tc>
      </w:tr>
      <w:tr w:rsidR="009C71EE" w:rsidRPr="009C71EE" w14:paraId="3FC48118" w14:textId="77777777" w:rsidTr="009C71EE">
        <w:tc>
          <w:tcPr>
            <w:tcW w:w="0" w:type="auto"/>
            <w:tcBorders>
              <w:bottom w:val="single" w:sz="6" w:space="0" w:color="D2D2D2"/>
            </w:tcBorders>
            <w:tcMar>
              <w:top w:w="180" w:type="dxa"/>
              <w:left w:w="0" w:type="dxa"/>
              <w:bottom w:w="180" w:type="dxa"/>
              <w:right w:w="240" w:type="dxa"/>
            </w:tcMar>
            <w:hideMark/>
          </w:tcPr>
          <w:p w14:paraId="55AD3462"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lastRenderedPageBreak/>
              <w:t>Hydroelectric</w:t>
            </w:r>
          </w:p>
        </w:tc>
        <w:tc>
          <w:tcPr>
            <w:tcW w:w="0" w:type="auto"/>
            <w:tcBorders>
              <w:bottom w:val="single" w:sz="6" w:space="0" w:color="D2D2D2"/>
            </w:tcBorders>
            <w:tcMar>
              <w:top w:w="180" w:type="dxa"/>
              <w:left w:w="0" w:type="dxa"/>
              <w:bottom w:w="180" w:type="dxa"/>
              <w:right w:w="240" w:type="dxa"/>
            </w:tcMar>
            <w:hideMark/>
          </w:tcPr>
          <w:p w14:paraId="70BF7142"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Social</w:t>
            </w:r>
          </w:p>
        </w:tc>
        <w:tc>
          <w:tcPr>
            <w:tcW w:w="0" w:type="auto"/>
            <w:tcBorders>
              <w:bottom w:val="single" w:sz="6" w:space="0" w:color="D2D2D2"/>
            </w:tcBorders>
            <w:tcMar>
              <w:top w:w="180" w:type="dxa"/>
              <w:left w:w="0" w:type="dxa"/>
              <w:bottom w:w="180" w:type="dxa"/>
              <w:right w:w="240" w:type="dxa"/>
            </w:tcMar>
            <w:hideMark/>
          </w:tcPr>
          <w:p w14:paraId="7B68F320"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Provides consistent, reliable base-load power; creates recreational opportunities (lakes).</w:t>
            </w:r>
          </w:p>
        </w:tc>
        <w:tc>
          <w:tcPr>
            <w:tcW w:w="0" w:type="auto"/>
            <w:tcBorders>
              <w:bottom w:val="single" w:sz="6" w:space="0" w:color="D2D2D2"/>
            </w:tcBorders>
            <w:tcMar>
              <w:top w:w="180" w:type="dxa"/>
              <w:left w:w="0" w:type="dxa"/>
              <w:bottom w:w="180" w:type="dxa"/>
              <w:right w:w="0" w:type="dxa"/>
            </w:tcMar>
            <w:hideMark/>
          </w:tcPr>
          <w:p w14:paraId="04440019"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Large dams can displace local communities and submerge cultural sites.</w:t>
            </w:r>
          </w:p>
        </w:tc>
      </w:tr>
      <w:tr w:rsidR="009C71EE" w:rsidRPr="009C71EE" w14:paraId="22522522" w14:textId="77777777" w:rsidTr="009C71EE">
        <w:tc>
          <w:tcPr>
            <w:tcW w:w="0" w:type="auto"/>
            <w:tcBorders>
              <w:bottom w:val="single" w:sz="6" w:space="0" w:color="D2D2D2"/>
            </w:tcBorders>
            <w:tcMar>
              <w:top w:w="180" w:type="dxa"/>
              <w:left w:w="0" w:type="dxa"/>
              <w:bottom w:w="180" w:type="dxa"/>
              <w:right w:w="240" w:type="dxa"/>
            </w:tcMar>
            <w:hideMark/>
          </w:tcPr>
          <w:p w14:paraId="70995087"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p>
        </w:tc>
        <w:tc>
          <w:tcPr>
            <w:tcW w:w="0" w:type="auto"/>
            <w:tcBorders>
              <w:bottom w:val="single" w:sz="6" w:space="0" w:color="D2D2D2"/>
            </w:tcBorders>
            <w:tcMar>
              <w:top w:w="180" w:type="dxa"/>
              <w:left w:w="0" w:type="dxa"/>
              <w:bottom w:w="180" w:type="dxa"/>
              <w:right w:w="240" w:type="dxa"/>
            </w:tcMar>
            <w:hideMark/>
          </w:tcPr>
          <w:p w14:paraId="44B350F1"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Environmental</w:t>
            </w:r>
          </w:p>
        </w:tc>
        <w:tc>
          <w:tcPr>
            <w:tcW w:w="0" w:type="auto"/>
            <w:tcBorders>
              <w:bottom w:val="single" w:sz="6" w:space="0" w:color="D2D2D2"/>
            </w:tcBorders>
            <w:tcMar>
              <w:top w:w="180" w:type="dxa"/>
              <w:left w:w="0" w:type="dxa"/>
              <w:bottom w:w="180" w:type="dxa"/>
              <w:right w:w="240" w:type="dxa"/>
            </w:tcMar>
            <w:hideMark/>
          </w:tcPr>
          <w:p w14:paraId="2E34F7CE"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Zero greenhouse gas emissions during power generation.</w:t>
            </w:r>
          </w:p>
        </w:tc>
        <w:tc>
          <w:tcPr>
            <w:tcW w:w="0" w:type="auto"/>
            <w:tcBorders>
              <w:bottom w:val="single" w:sz="6" w:space="0" w:color="D2D2D2"/>
            </w:tcBorders>
            <w:tcMar>
              <w:top w:w="180" w:type="dxa"/>
              <w:left w:w="0" w:type="dxa"/>
              <w:bottom w:w="180" w:type="dxa"/>
              <w:right w:w="0" w:type="dxa"/>
            </w:tcMar>
            <w:hideMark/>
          </w:tcPr>
          <w:p w14:paraId="411373E6"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Disrupts aquatic ecosystems, fish migration, and alters natural river flow.</w:t>
            </w:r>
          </w:p>
        </w:tc>
      </w:tr>
      <w:tr w:rsidR="009C71EE" w:rsidRPr="009C71EE" w14:paraId="3AD5249B" w14:textId="77777777" w:rsidTr="009C71EE">
        <w:tc>
          <w:tcPr>
            <w:tcW w:w="0" w:type="auto"/>
            <w:tcBorders>
              <w:bottom w:val="nil"/>
            </w:tcBorders>
            <w:tcMar>
              <w:top w:w="180" w:type="dxa"/>
              <w:left w:w="0" w:type="dxa"/>
              <w:bottom w:w="180" w:type="dxa"/>
              <w:right w:w="240" w:type="dxa"/>
            </w:tcMar>
            <w:hideMark/>
          </w:tcPr>
          <w:p w14:paraId="44675661"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p>
        </w:tc>
        <w:tc>
          <w:tcPr>
            <w:tcW w:w="0" w:type="auto"/>
            <w:tcBorders>
              <w:bottom w:val="nil"/>
            </w:tcBorders>
            <w:tcMar>
              <w:top w:w="180" w:type="dxa"/>
              <w:left w:w="0" w:type="dxa"/>
              <w:bottom w:w="180" w:type="dxa"/>
              <w:right w:w="240" w:type="dxa"/>
            </w:tcMar>
            <w:hideMark/>
          </w:tcPr>
          <w:p w14:paraId="4B699696"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b/>
                <w:bCs/>
                <w:color w:val="0A0A0A"/>
                <w:sz w:val="21"/>
                <w:szCs w:val="21"/>
                <w:lang w:val="en-GB" w:eastAsia="en-GB"/>
              </w:rPr>
              <w:t>Financial</w:t>
            </w:r>
          </w:p>
        </w:tc>
        <w:tc>
          <w:tcPr>
            <w:tcW w:w="0" w:type="auto"/>
            <w:tcBorders>
              <w:bottom w:val="nil"/>
            </w:tcBorders>
            <w:tcMar>
              <w:top w:w="180" w:type="dxa"/>
              <w:left w:w="0" w:type="dxa"/>
              <w:bottom w:w="180" w:type="dxa"/>
              <w:right w:w="240" w:type="dxa"/>
            </w:tcMar>
            <w:hideMark/>
          </w:tcPr>
          <w:p w14:paraId="2CC2E00B"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Very low long-term operating costs and long infrastructure lifespan.</w:t>
            </w:r>
          </w:p>
        </w:tc>
        <w:tc>
          <w:tcPr>
            <w:tcW w:w="0" w:type="auto"/>
            <w:tcBorders>
              <w:bottom w:val="nil"/>
            </w:tcBorders>
            <w:tcMar>
              <w:top w:w="180" w:type="dxa"/>
              <w:left w:w="0" w:type="dxa"/>
              <w:bottom w:w="180" w:type="dxa"/>
              <w:right w:w="0" w:type="dxa"/>
            </w:tcMar>
            <w:hideMark/>
          </w:tcPr>
          <w:p w14:paraId="4B19E0E2" w14:textId="77777777" w:rsidR="009C71EE" w:rsidRPr="009C71EE" w:rsidRDefault="009C71EE" w:rsidP="009C71EE">
            <w:pPr>
              <w:spacing w:after="0" w:line="330" w:lineRule="atLeast"/>
              <w:rPr>
                <w:rFonts w:ascii="Arial" w:eastAsia="Times New Roman" w:hAnsi="Arial" w:cs="Arial"/>
                <w:color w:val="0A0A0A"/>
                <w:sz w:val="21"/>
                <w:szCs w:val="21"/>
                <w:lang w:val="en-GB" w:eastAsia="en-GB"/>
              </w:rPr>
            </w:pPr>
            <w:r w:rsidRPr="009C71EE">
              <w:rPr>
                <w:rFonts w:ascii="Arial" w:eastAsia="Times New Roman" w:hAnsi="Arial" w:cs="Arial"/>
                <w:color w:val="0A0A0A"/>
                <w:sz w:val="21"/>
                <w:szCs w:val="21"/>
                <w:lang w:val="en-GB" w:eastAsia="en-GB"/>
              </w:rPr>
              <w:t>Extremely high upfront capital costs; construction can take years, leading to cost overruns.</w:t>
            </w:r>
          </w:p>
        </w:tc>
      </w:tr>
    </w:tbl>
    <w:p w14:paraId="05E82AFC" w14:textId="77777777" w:rsidR="002D0DFF" w:rsidRDefault="002D0DFF" w:rsidP="005C52A5">
      <w:pPr>
        <w:pStyle w:val="df3vjf"/>
        <w:shd w:val="clear" w:color="auto" w:fill="FFFFFF"/>
        <w:spacing w:before="0" w:beforeAutospacing="0" w:after="180" w:afterAutospacing="0" w:line="360" w:lineRule="atLeast"/>
        <w:ind w:left="720"/>
        <w:rPr>
          <w:rFonts w:ascii="Arial" w:eastAsia="Times New Roman" w:hAnsi="Arial" w:cs="Arial"/>
          <w:color w:val="0A0A0A"/>
        </w:rPr>
      </w:pPr>
    </w:p>
    <w:p w14:paraId="5BCBB2E7" w14:textId="73F84E93" w:rsidR="00462E3A" w:rsidRDefault="006D6851" w:rsidP="00BB107D">
      <w:pPr>
        <w:spacing w:line="276" w:lineRule="auto"/>
        <w:jc w:val="both"/>
        <w:rPr>
          <w:rStyle w:val="Hyperlink"/>
          <w:color w:val="000000" w:themeColor="text1"/>
          <w:u w:val="none"/>
        </w:rPr>
      </w:pPr>
      <w:r>
        <w:rPr>
          <w:noProof/>
          <w:color w:val="000000" w:themeColor="text1"/>
        </w:rPr>
        <w:drawing>
          <wp:anchor distT="0" distB="0" distL="114300" distR="114300" simplePos="0" relativeHeight="251658282" behindDoc="0" locked="0" layoutInCell="1" allowOverlap="1" wp14:anchorId="002C2F5B" wp14:editId="6CFC30CA">
            <wp:simplePos x="0" y="0"/>
            <wp:positionH relativeFrom="column">
              <wp:posOffset>-194945</wp:posOffset>
            </wp:positionH>
            <wp:positionV relativeFrom="paragraph">
              <wp:posOffset>220980</wp:posOffset>
            </wp:positionV>
            <wp:extent cx="2334260" cy="1911350"/>
            <wp:effectExtent l="0" t="0" r="8890" b="0"/>
            <wp:wrapTopAndBottom/>
            <wp:docPr id="1756534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34935" name="Picture 1756534935"/>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334260" cy="191135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rPr>
        <w:drawing>
          <wp:anchor distT="0" distB="0" distL="114300" distR="114300" simplePos="0" relativeHeight="251658283" behindDoc="0" locked="0" layoutInCell="1" allowOverlap="1" wp14:anchorId="7749A2F2" wp14:editId="245F0980">
            <wp:simplePos x="0" y="0"/>
            <wp:positionH relativeFrom="column">
              <wp:posOffset>3039745</wp:posOffset>
            </wp:positionH>
            <wp:positionV relativeFrom="paragraph">
              <wp:posOffset>196850</wp:posOffset>
            </wp:positionV>
            <wp:extent cx="2487930" cy="1692275"/>
            <wp:effectExtent l="0" t="0" r="7620" b="3175"/>
            <wp:wrapTopAndBottom/>
            <wp:docPr id="895893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93426" name="Picture 89589342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487930" cy="1692275"/>
                    </a:xfrm>
                    <a:prstGeom prst="rect">
                      <a:avLst/>
                    </a:prstGeom>
                  </pic:spPr>
                </pic:pic>
              </a:graphicData>
            </a:graphic>
            <wp14:sizeRelH relativeFrom="margin">
              <wp14:pctWidth>0</wp14:pctWidth>
            </wp14:sizeRelH>
            <wp14:sizeRelV relativeFrom="margin">
              <wp14:pctHeight>0</wp14:pctHeight>
            </wp14:sizeRelV>
          </wp:anchor>
        </w:drawing>
      </w:r>
    </w:p>
    <w:p w14:paraId="5536FC2B" w14:textId="6305E392" w:rsidR="00771854" w:rsidRDefault="006D6851">
      <w:pPr>
        <w:spacing w:line="276" w:lineRule="auto"/>
        <w:rPr>
          <w:rStyle w:val="Hyperlink"/>
          <w:color w:val="000000" w:themeColor="text1"/>
          <w:u w:val="none"/>
        </w:rPr>
      </w:pPr>
      <w:r>
        <w:rPr>
          <w:noProof/>
          <w:color w:val="000000" w:themeColor="text1"/>
        </w:rPr>
        <w:drawing>
          <wp:anchor distT="0" distB="0" distL="114300" distR="114300" simplePos="0" relativeHeight="251658281" behindDoc="0" locked="0" layoutInCell="1" allowOverlap="1" wp14:anchorId="24FE6FEE" wp14:editId="30C583D3">
            <wp:simplePos x="0" y="0"/>
            <wp:positionH relativeFrom="column">
              <wp:posOffset>-596900</wp:posOffset>
            </wp:positionH>
            <wp:positionV relativeFrom="paragraph">
              <wp:posOffset>2700655</wp:posOffset>
            </wp:positionV>
            <wp:extent cx="2396490" cy="2189480"/>
            <wp:effectExtent l="0" t="0" r="3810" b="1270"/>
            <wp:wrapTopAndBottom/>
            <wp:docPr id="553136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6677" name="Picture 553136677"/>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396490" cy="218948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rPr>
        <w:drawing>
          <wp:anchor distT="0" distB="0" distL="114300" distR="114300" simplePos="0" relativeHeight="251658284" behindDoc="0" locked="0" layoutInCell="1" allowOverlap="1" wp14:anchorId="409D2046" wp14:editId="4AB5853E">
            <wp:simplePos x="0" y="0"/>
            <wp:positionH relativeFrom="column">
              <wp:posOffset>3104515</wp:posOffset>
            </wp:positionH>
            <wp:positionV relativeFrom="paragraph">
              <wp:posOffset>2573020</wp:posOffset>
            </wp:positionV>
            <wp:extent cx="2677795" cy="2337435"/>
            <wp:effectExtent l="0" t="0" r="8255" b="5715"/>
            <wp:wrapTopAndBottom/>
            <wp:docPr id="5422997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99765" name="Picture 542299765"/>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677795" cy="2337435"/>
                    </a:xfrm>
                    <a:prstGeom prst="rect">
                      <a:avLst/>
                    </a:prstGeom>
                  </pic:spPr>
                </pic:pic>
              </a:graphicData>
            </a:graphic>
            <wp14:sizeRelH relativeFrom="margin">
              <wp14:pctWidth>0</wp14:pctWidth>
            </wp14:sizeRelH>
            <wp14:sizeRelV relativeFrom="margin">
              <wp14:pctHeight>0</wp14:pctHeight>
            </wp14:sizeRelV>
          </wp:anchor>
        </w:drawing>
      </w:r>
    </w:p>
    <w:p w14:paraId="3B1DFBEA" w14:textId="77777777" w:rsidR="00DA3C9B" w:rsidRDefault="00DA3C9B" w:rsidP="00803F12">
      <w:pPr>
        <w:spacing w:line="276" w:lineRule="auto"/>
        <w:rPr>
          <w:rStyle w:val="Hyperlink"/>
          <w:color w:val="000000" w:themeColor="text1"/>
          <w:u w:val="none"/>
        </w:rPr>
        <w:sectPr w:rsidR="00DA3C9B" w:rsidSect="00754421">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pPr>
    </w:p>
    <w:p w14:paraId="632E316C" w14:textId="19BC969B" w:rsidR="00803F12" w:rsidRDefault="00771854" w:rsidP="00803F12">
      <w:pPr>
        <w:spacing w:line="276" w:lineRule="auto"/>
        <w:rPr>
          <w:rStyle w:val="Hyperlink"/>
          <w:color w:val="000000" w:themeColor="text1"/>
          <w:u w:val="none"/>
        </w:rPr>
      </w:pPr>
      <w:r>
        <w:rPr>
          <w:rStyle w:val="Hyperlink"/>
          <w:color w:val="000000" w:themeColor="text1"/>
          <w:u w:val="none"/>
        </w:rPr>
        <w:lastRenderedPageBreak/>
        <w:t>Reference:</w:t>
      </w:r>
    </w:p>
    <w:p w14:paraId="24D03B0D" w14:textId="4A3597D1" w:rsidR="00816235" w:rsidRPr="00816235" w:rsidRDefault="00816235" w:rsidP="00816235">
      <w:pPr>
        <w:pStyle w:val="ListParagraph"/>
        <w:numPr>
          <w:ilvl w:val="1"/>
          <w:numId w:val="6"/>
        </w:numPr>
        <w:spacing w:line="276" w:lineRule="auto"/>
        <w:rPr>
          <w:rStyle w:val="Hyperlink"/>
          <w:color w:val="000000" w:themeColor="text1"/>
          <w:u w:val="none"/>
        </w:rPr>
      </w:pPr>
      <w:r w:rsidRPr="00816235">
        <w:rPr>
          <w:rStyle w:val="Hyperlink"/>
          <w:color w:val="000000" w:themeColor="text1"/>
          <w:u w:val="none"/>
        </w:rPr>
        <w:t>Renewable Energy Volume 192, June 2022, Pages 572-582</w:t>
      </w:r>
    </w:p>
    <w:p w14:paraId="666D7F58" w14:textId="3F44F026" w:rsidR="00D05FC7" w:rsidRPr="00D05FC7" w:rsidRDefault="00B4008F" w:rsidP="00D05FC7">
      <w:pPr>
        <w:spacing w:line="276" w:lineRule="auto"/>
        <w:rPr>
          <w:color w:val="0000FF"/>
          <w:u w:val="single"/>
        </w:rPr>
      </w:pPr>
      <w:hyperlink r:id="rId110" w:anchor=":~:text=The%20data%20were%20analyzed%20by,set%20in%20Saudi%20Vision%202030" w:history="1">
        <w:r w:rsidRPr="00256805">
          <w:rPr>
            <w:rStyle w:val="Hyperlink"/>
          </w:rPr>
          <w:t>https://www.sciencedirect.com/science/article/abs/pii/S0960148122005900#:~:text=The%20data%20were%20analyzed%20by,set%20in%20Saudi%20Vision%202030</w:t>
        </w:r>
      </w:hyperlink>
      <w:r w:rsidR="00A5617D">
        <w:rPr>
          <w:rStyle w:val="Hyperlink"/>
        </w:rPr>
        <w:t>.</w:t>
      </w:r>
    </w:p>
    <w:p w14:paraId="0D0BA5E4" w14:textId="2F86A973" w:rsidR="006E0C3C" w:rsidRDefault="00650161" w:rsidP="008D291B">
      <w:pPr>
        <w:pStyle w:val="ListParagraph"/>
        <w:numPr>
          <w:ilvl w:val="1"/>
          <w:numId w:val="6"/>
        </w:numPr>
      </w:pPr>
      <w:r>
        <w:t xml:space="preserve">IRENA– INTERNATIONAL </w:t>
      </w:r>
      <w:r w:rsidR="00AB5211">
        <w:t>Renewable Energy 2024.</w:t>
      </w:r>
    </w:p>
    <w:p w14:paraId="1E78658A" w14:textId="54AABBA5" w:rsidR="00B4008F" w:rsidRDefault="006E0C3C" w:rsidP="00D05FC7">
      <w:pPr>
        <w:spacing w:line="276" w:lineRule="auto"/>
        <w:rPr>
          <w:rFonts w:ascii="Arial" w:eastAsia="Times New Roman" w:hAnsi="Arial" w:cs="Arial"/>
          <w:sz w:val="27"/>
          <w:szCs w:val="27"/>
        </w:rPr>
      </w:pPr>
      <w:hyperlink r:id="rId111" w:anchor=":~:text=On%20an%20LCOE%20basis,%2091,Moment%20of%20Opportunity%20%7C%20United%20Nations." w:history="1">
        <w:r w:rsidRPr="00256805">
          <w:rPr>
            <w:rStyle w:val="Hyperlink"/>
            <w:rFonts w:ascii="Arial" w:eastAsia="Times New Roman" w:hAnsi="Arial" w:cs="Arial"/>
            <w:sz w:val="27"/>
            <w:szCs w:val="27"/>
          </w:rPr>
          <w:t>https://www.irena.org/Publications/2025/Jun/Renewable-Power-Generation-Costs-in-2024#:~:text=On%20an%20LCOE%20basis,%2091,Moment%20of%20Opportunity%20%7C%20United%20Nations.</w:t>
        </w:r>
      </w:hyperlink>
    </w:p>
    <w:p w14:paraId="238C0746" w14:textId="63154D75" w:rsidR="002B554D" w:rsidRDefault="0078172D" w:rsidP="0078172D">
      <w:pPr>
        <w:pStyle w:val="ListParagraph"/>
        <w:numPr>
          <w:ilvl w:val="1"/>
          <w:numId w:val="6"/>
        </w:numPr>
        <w:spacing w:line="276" w:lineRule="auto"/>
        <w:rPr>
          <w:rFonts w:ascii="Arial" w:eastAsia="Times New Roman" w:hAnsi="Arial" w:cs="Arial"/>
          <w:sz w:val="27"/>
          <w:szCs w:val="27"/>
        </w:rPr>
      </w:pPr>
      <w:r>
        <w:rPr>
          <w:rFonts w:ascii="Arial" w:eastAsia="Times New Roman" w:hAnsi="Arial" w:cs="Arial"/>
          <w:sz w:val="27"/>
          <w:szCs w:val="27"/>
        </w:rPr>
        <w:t xml:space="preserve">ScienceDirect 2026. </w:t>
      </w:r>
      <w:hyperlink r:id="rId112" w:history="1">
        <w:r w:rsidRPr="0078172D">
          <w:rPr>
            <w:rStyle w:val="Hyperlink"/>
            <w:rFonts w:ascii="Arial" w:eastAsia="Times New Roman" w:hAnsi="Arial" w:cs="Arial"/>
            <w:sz w:val="27"/>
            <w:szCs w:val="27"/>
          </w:rPr>
          <w:t>https://www.sciencedirect.com/science/article/pii/S0301421525004069</w:t>
        </w:r>
      </w:hyperlink>
    </w:p>
    <w:p w14:paraId="4D7027C5" w14:textId="77777777" w:rsidR="00F74D57" w:rsidRDefault="00F74D57" w:rsidP="00F74D57">
      <w:pPr>
        <w:pStyle w:val="ListParagraph"/>
        <w:ind w:left="1440"/>
        <w:rPr>
          <w:rStyle w:val="Hyperlink"/>
          <w:rFonts w:ascii="Arial" w:eastAsia="Times New Roman" w:hAnsi="Arial" w:cs="Arial"/>
          <w:color w:val="auto"/>
          <w:sz w:val="27"/>
          <w:szCs w:val="27"/>
          <w:u w:val="none"/>
        </w:rPr>
      </w:pPr>
    </w:p>
    <w:p w14:paraId="263F8AA2" w14:textId="0C08ECC6" w:rsidR="00395017" w:rsidRDefault="00395017" w:rsidP="00395017">
      <w:pPr>
        <w:pStyle w:val="ListParagraph"/>
        <w:numPr>
          <w:ilvl w:val="1"/>
          <w:numId w:val="6"/>
        </w:numPr>
        <w:rPr>
          <w:rStyle w:val="Hyperlink"/>
          <w:rFonts w:ascii="Arial" w:eastAsia="Times New Roman" w:hAnsi="Arial" w:cs="Arial"/>
          <w:color w:val="auto"/>
          <w:sz w:val="27"/>
          <w:szCs w:val="27"/>
          <w:u w:val="none"/>
        </w:rPr>
      </w:pPr>
      <w:r>
        <w:rPr>
          <w:rStyle w:val="Hyperlink"/>
          <w:rFonts w:ascii="Arial" w:eastAsia="Times New Roman" w:hAnsi="Arial" w:cs="Arial"/>
          <w:color w:val="auto"/>
          <w:sz w:val="27"/>
          <w:szCs w:val="27"/>
          <w:u w:val="none"/>
        </w:rPr>
        <w:t xml:space="preserve">Energysage.Nov2022. </w:t>
      </w:r>
    </w:p>
    <w:p w14:paraId="01498155" w14:textId="2F4E0B43" w:rsidR="00F74D57" w:rsidRDefault="00CF3F4E" w:rsidP="00F74D57">
      <w:pPr>
        <w:rPr>
          <w:rStyle w:val="Hyperlink"/>
        </w:rPr>
      </w:pPr>
      <w:hyperlink r:id="rId113" w:history="1">
        <w:r w:rsidRPr="00256805">
          <w:rPr>
            <w:rStyle w:val="Hyperlink"/>
          </w:rPr>
          <w:t>https://www.energysage.com/about-clean-energy/advantages-and-disadvantages-of-renewable-energy/</w:t>
        </w:r>
      </w:hyperlink>
    </w:p>
    <w:p w14:paraId="04BF2E1A" w14:textId="333E503D" w:rsidR="00CF3F4E" w:rsidRPr="00694671" w:rsidRDefault="0058572B" w:rsidP="00CF3F4E">
      <w:pPr>
        <w:pStyle w:val="ListParagraph"/>
        <w:numPr>
          <w:ilvl w:val="1"/>
          <w:numId w:val="6"/>
        </w:numPr>
        <w:rPr>
          <w:color w:val="0000FF"/>
          <w:u w:val="single"/>
        </w:rPr>
      </w:pPr>
      <w:hyperlink r:id="rId114" w:anchor=":~:text=Intermittency%20is%20a%20common%20challenge%20for%20renewable,and%20attractive%20to%20policymakers%20and%20community%20members." w:history="1">
        <w:r w:rsidRPr="001F4E64">
          <w:rPr>
            <w:rStyle w:val="Hyperlink"/>
            <w:rFonts w:eastAsia="Times New Roman"/>
            <w:b/>
            <w:bCs/>
            <w:sz w:val="16"/>
            <w:szCs w:val="16"/>
            <w:lang w:val="en-GB" w:eastAsia="en-GB"/>
          </w:rPr>
          <w:t>Sustainability Directory26.11.25</w:t>
        </w:r>
        <w:r w:rsidR="002508BA">
          <w:rPr>
            <w:rStyle w:val="Hyperlink"/>
            <w:rFonts w:eastAsia="Times New Roman"/>
            <w:b/>
            <w:bCs/>
            <w:sz w:val="16"/>
            <w:szCs w:val="16"/>
            <w:lang w:val="en-GB" w:eastAsia="en-GB"/>
          </w:rPr>
          <w:t>.</w:t>
        </w:r>
        <w:r w:rsidR="004F2A7A">
          <w:rPr>
            <w:rStyle w:val="Hyperlink"/>
            <w:rFonts w:eastAsia="Times New Roman"/>
            <w:b/>
            <w:bCs/>
            <w:sz w:val="16"/>
            <w:szCs w:val="16"/>
            <w:lang w:val="en-GB" w:eastAsia="en-GB"/>
          </w:rPr>
          <w:t xml:space="preserve"> </w:t>
        </w:r>
        <w:r w:rsidR="002508BA">
          <w:rPr>
            <w:rStyle w:val="Hyperlink"/>
            <w:rFonts w:eastAsia="Times New Roman"/>
            <w:b/>
            <w:bCs/>
            <w:sz w:val="16"/>
            <w:szCs w:val="16"/>
            <w:lang w:val="en-GB" w:eastAsia="en-GB"/>
          </w:rPr>
          <w:t>https://energy.sustainability-directory.com/question/how-can-communities-effectively-advocate-for-renewable-energy-policies/#:~:text=Intermittency%20is%20a%20common%20challenge%20for%20renewable,and%20attractive%20to%20policymakers%20and%20community%20members.</w:t>
        </w:r>
        <w:r w:rsidRPr="001F4E64">
          <w:rPr>
            <w:rStyle w:val="Hyperlink"/>
            <w:rFonts w:eastAsia="Times New Roman"/>
            <w:b/>
            <w:bCs/>
            <w:sz w:val="16"/>
            <w:szCs w:val="16"/>
            <w:lang w:val="en-GB" w:eastAsia="en-GB"/>
          </w:rPr>
          <w:t xml:space="preserve"> </w:t>
        </w:r>
      </w:hyperlink>
    </w:p>
    <w:p w14:paraId="54C0202D" w14:textId="77777777" w:rsidR="00694671" w:rsidRDefault="00694671" w:rsidP="00DB7AEB">
      <w:pPr>
        <w:rPr>
          <w:rStyle w:val="Hyperlink"/>
          <w:u w:val="none"/>
        </w:rPr>
      </w:pPr>
    </w:p>
    <w:p w14:paraId="66BE972B" w14:textId="0AB0FFD1" w:rsidR="00970FCB" w:rsidRDefault="00112B2B" w:rsidP="00970FCB">
      <w:pPr>
        <w:pStyle w:val="ListParagraph"/>
        <w:numPr>
          <w:ilvl w:val="1"/>
          <w:numId w:val="6"/>
        </w:numPr>
        <w:rPr>
          <w:rStyle w:val="Hyperlink"/>
        </w:rPr>
      </w:pPr>
      <w:r w:rsidRPr="00970FCB">
        <w:t>BKV ENERGY</w:t>
      </w:r>
      <w:r>
        <w:rPr>
          <w:rStyle w:val="Hyperlink"/>
          <w:u w:val="none"/>
        </w:rPr>
        <w:t xml:space="preserve">. </w:t>
      </w:r>
    </w:p>
    <w:p w14:paraId="0B8453CB" w14:textId="528E39A5" w:rsidR="00CE54B1" w:rsidRPr="00B95076" w:rsidRDefault="00112B2B" w:rsidP="00970FCB">
      <w:pPr>
        <w:rPr>
          <w:rStyle w:val="Hyperlink"/>
        </w:rPr>
      </w:pPr>
      <w:r w:rsidRPr="005B651F">
        <w:rPr>
          <w:rStyle w:val="Hyperlink"/>
        </w:rPr>
        <w:t>https://bkvenergy.com/learning-center/environmental-impact-of-nuclear-energy/#:~:text=and%20safety%20protocols.-,Is%20nuclear%20energy%20bad%20for%20the%20environment?,long-term%20waste%20disposal%20solutions.</w:t>
      </w:r>
    </w:p>
    <w:sectPr w:rsidR="00CE54B1" w:rsidRPr="00B95076" w:rsidSect="00754421">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C55BE" w14:textId="77777777" w:rsidR="00A7395A" w:rsidRDefault="00A7395A" w:rsidP="00806ECC">
      <w:pPr>
        <w:spacing w:after="0" w:line="240" w:lineRule="auto"/>
      </w:pPr>
      <w:r>
        <w:separator/>
      </w:r>
    </w:p>
  </w:endnote>
  <w:endnote w:type="continuationSeparator" w:id="0">
    <w:p w14:paraId="48D31AA7" w14:textId="77777777" w:rsidR="00A7395A" w:rsidRDefault="00A7395A" w:rsidP="0080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notTrueType/>
    <w:pitch w:val="default"/>
  </w:font>
  <w:font w:name="Karla">
    <w:panose1 w:val="00000000000000000000"/>
    <w:charset w:val="00"/>
    <w:family w:val="auto"/>
    <w:pitch w:val="variable"/>
    <w:sig w:usb0="A00000EF" w:usb1="4000205B" w:usb2="00000000" w:usb3="00000000" w:csb0="00000093" w:csb1="00000000"/>
  </w:font>
  <w:font w:name="Montserrat">
    <w:panose1 w:val="00000500000000000000"/>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Lato-Regular">
    <w:altName w:val="Lato"/>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621C" w14:textId="77777777" w:rsidR="001939AA" w:rsidRDefault="001939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95BD0" w14:textId="77777777" w:rsidR="001939AA" w:rsidRDefault="001939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F83A" w14:textId="77777777" w:rsidR="001939AA" w:rsidRDefault="00193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54DAB" w14:textId="77777777" w:rsidR="00A7395A" w:rsidRDefault="00A7395A" w:rsidP="00806ECC">
      <w:pPr>
        <w:spacing w:after="0" w:line="240" w:lineRule="auto"/>
      </w:pPr>
      <w:r>
        <w:separator/>
      </w:r>
    </w:p>
  </w:footnote>
  <w:footnote w:type="continuationSeparator" w:id="0">
    <w:p w14:paraId="1EDCCD75" w14:textId="77777777" w:rsidR="00A7395A" w:rsidRDefault="00A7395A" w:rsidP="00806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9338" w14:textId="77777777" w:rsidR="001939AA" w:rsidRDefault="001939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B7BC" w14:textId="57EA4560" w:rsidR="00FF050F" w:rsidRDefault="009A036D">
    <w:pPr>
      <w:pStyle w:val="Header"/>
    </w:pPr>
    <w:r w:rsidRPr="003F2060">
      <w:rPr>
        <w:rFonts w:ascii="Open Sans" w:hAnsi="Open Sans" w:cs="Open Sans"/>
        <w:noProof/>
      </w:rPr>
      <mc:AlternateContent>
        <mc:Choice Requires="wpg">
          <w:drawing>
            <wp:anchor distT="0" distB="0" distL="114300" distR="114300" simplePos="0" relativeHeight="251658240" behindDoc="1" locked="0" layoutInCell="0" allowOverlap="1" wp14:anchorId="24B000D6" wp14:editId="2BDB8F49">
              <wp:simplePos x="0" y="0"/>
              <wp:positionH relativeFrom="page">
                <wp:posOffset>457802</wp:posOffset>
              </wp:positionH>
              <wp:positionV relativeFrom="paragraph">
                <wp:posOffset>178224</wp:posOffset>
              </wp:positionV>
              <wp:extent cx="1513132" cy="463853"/>
              <wp:effectExtent l="0" t="0" r="0" b="0"/>
              <wp:wrapNone/>
              <wp:docPr id="3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3132" cy="463853"/>
                        <a:chOff x="8931" y="-4"/>
                        <a:chExt cx="2256" cy="755"/>
                      </a:xfrm>
                    </wpg:grpSpPr>
                    <wps:wsp>
                      <wps:cNvPr id="35" name="Freeform 17"/>
                      <wps:cNvSpPr>
                        <a:spLocks/>
                      </wps:cNvSpPr>
                      <wps:spPr bwMode="auto">
                        <a:xfrm>
                          <a:off x="8933" y="301"/>
                          <a:ext cx="52" cy="57"/>
                        </a:xfrm>
                        <a:custGeom>
                          <a:avLst/>
                          <a:gdLst>
                            <a:gd name="T0" fmla="*/ 40 w 52"/>
                            <a:gd name="T1" fmla="*/ 57 h 57"/>
                            <a:gd name="T2" fmla="*/ 11 w 52"/>
                            <a:gd name="T3" fmla="*/ 57 h 57"/>
                            <a:gd name="T4" fmla="*/ 0 w 52"/>
                            <a:gd name="T5" fmla="*/ 44 h 57"/>
                            <a:gd name="T6" fmla="*/ 0 w 52"/>
                            <a:gd name="T7" fmla="*/ 12 h 57"/>
                            <a:gd name="T8" fmla="*/ 11 w 52"/>
                            <a:gd name="T9" fmla="*/ 0 h 57"/>
                            <a:gd name="T10" fmla="*/ 40 w 52"/>
                            <a:gd name="T11" fmla="*/ 0 h 57"/>
                            <a:gd name="T12" fmla="*/ 52 w 52"/>
                            <a:gd name="T13" fmla="*/ 12 h 57"/>
                            <a:gd name="T14" fmla="*/ 52 w 52"/>
                            <a:gd name="T15" fmla="*/ 44 h 57"/>
                            <a:gd name="T16" fmla="*/ 40 w 52"/>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2"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6" name="Freeform 18"/>
                      <wps:cNvSpPr>
                        <a:spLocks/>
                      </wps:cNvSpPr>
                      <wps:spPr bwMode="auto">
                        <a:xfrm>
                          <a:off x="8938" y="496"/>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7" name="Freeform 19"/>
                      <wps:cNvSpPr>
                        <a:spLocks/>
                      </wps:cNvSpPr>
                      <wps:spPr bwMode="auto">
                        <a:xfrm>
                          <a:off x="9230" y="376"/>
                          <a:ext cx="101" cy="109"/>
                        </a:xfrm>
                        <a:custGeom>
                          <a:avLst/>
                          <a:gdLst>
                            <a:gd name="T0" fmla="*/ 66 w 101"/>
                            <a:gd name="T1" fmla="*/ 109 h 109"/>
                            <a:gd name="T2" fmla="*/ 40 w 101"/>
                            <a:gd name="T3" fmla="*/ 107 h 109"/>
                            <a:gd name="T4" fmla="*/ 20 w 101"/>
                            <a:gd name="T5" fmla="*/ 98 h 109"/>
                            <a:gd name="T6" fmla="*/ 6 w 101"/>
                            <a:gd name="T7" fmla="*/ 84 h 109"/>
                            <a:gd name="T8" fmla="*/ 0 w 101"/>
                            <a:gd name="T9" fmla="*/ 66 h 109"/>
                            <a:gd name="T10" fmla="*/ 3 w 101"/>
                            <a:gd name="T11" fmla="*/ 39 h 109"/>
                            <a:gd name="T12" fmla="*/ 12 w 101"/>
                            <a:gd name="T13" fmla="*/ 19 h 109"/>
                            <a:gd name="T14" fmla="*/ 27 w 101"/>
                            <a:gd name="T15" fmla="*/ 5 h 109"/>
                            <a:gd name="T16" fmla="*/ 45 w 101"/>
                            <a:gd name="T17" fmla="*/ 0 h 109"/>
                            <a:gd name="T18" fmla="*/ 68 w 101"/>
                            <a:gd name="T19" fmla="*/ 4 h 109"/>
                            <a:gd name="T20" fmla="*/ 86 w 101"/>
                            <a:gd name="T21" fmla="*/ 16 h 109"/>
                            <a:gd name="T22" fmla="*/ 97 w 101"/>
                            <a:gd name="T23" fmla="*/ 35 h 109"/>
                            <a:gd name="T24" fmla="*/ 101 w 101"/>
                            <a:gd name="T25" fmla="*/ 55 h 109"/>
                            <a:gd name="T26" fmla="*/ 96 w 101"/>
                            <a:gd name="T27" fmla="*/ 78 h 109"/>
                            <a:gd name="T28" fmla="*/ 84 w 101"/>
                            <a:gd name="T29" fmla="*/ 97 h 109"/>
                            <a:gd name="T30" fmla="*/ 66 w 101"/>
                            <a:gd name="T31" fmla="*/ 109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1" h="109">
                              <a:moveTo>
                                <a:pt x="66" y="109"/>
                              </a:moveTo>
                              <a:lnTo>
                                <a:pt x="40" y="107"/>
                              </a:lnTo>
                              <a:lnTo>
                                <a:pt x="20" y="98"/>
                              </a:lnTo>
                              <a:lnTo>
                                <a:pt x="6" y="84"/>
                              </a:lnTo>
                              <a:lnTo>
                                <a:pt x="0" y="66"/>
                              </a:lnTo>
                              <a:lnTo>
                                <a:pt x="3" y="39"/>
                              </a:lnTo>
                              <a:lnTo>
                                <a:pt x="12" y="19"/>
                              </a:lnTo>
                              <a:lnTo>
                                <a:pt x="27" y="5"/>
                              </a:lnTo>
                              <a:lnTo>
                                <a:pt x="45" y="0"/>
                              </a:lnTo>
                              <a:lnTo>
                                <a:pt x="68" y="4"/>
                              </a:lnTo>
                              <a:lnTo>
                                <a:pt x="86" y="16"/>
                              </a:lnTo>
                              <a:lnTo>
                                <a:pt x="97" y="35"/>
                              </a:lnTo>
                              <a:lnTo>
                                <a:pt x="101" y="55"/>
                              </a:lnTo>
                              <a:lnTo>
                                <a:pt x="96" y="78"/>
                              </a:lnTo>
                              <a:lnTo>
                                <a:pt x="84" y="97"/>
                              </a:lnTo>
                              <a:lnTo>
                                <a:pt x="66" y="10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8" name="Freeform 20"/>
                      <wps:cNvSpPr>
                        <a:spLocks/>
                      </wps:cNvSpPr>
                      <wps:spPr bwMode="auto">
                        <a:xfrm>
                          <a:off x="9118" y="284"/>
                          <a:ext cx="82" cy="90"/>
                        </a:xfrm>
                        <a:custGeom>
                          <a:avLst/>
                          <a:gdLst>
                            <a:gd name="T0" fmla="*/ 41 w 82"/>
                            <a:gd name="T1" fmla="*/ 89 h 90"/>
                            <a:gd name="T2" fmla="*/ 20 w 82"/>
                            <a:gd name="T3" fmla="*/ 83 h 90"/>
                            <a:gd name="T4" fmla="*/ 6 w 82"/>
                            <a:gd name="T5" fmla="*/ 68 h 90"/>
                            <a:gd name="T6" fmla="*/ 0 w 82"/>
                            <a:gd name="T7" fmla="*/ 46 h 90"/>
                            <a:gd name="T8" fmla="*/ 5 w 82"/>
                            <a:gd name="T9" fmla="*/ 23 h 90"/>
                            <a:gd name="T10" fmla="*/ 19 w 82"/>
                            <a:gd name="T11" fmla="*/ 6 h 90"/>
                            <a:gd name="T12" fmla="*/ 38 w 82"/>
                            <a:gd name="T13" fmla="*/ 0 h 90"/>
                            <a:gd name="T14" fmla="*/ 60 w 82"/>
                            <a:gd name="T15" fmla="*/ 5 h 90"/>
                            <a:gd name="T16" fmla="*/ 75 w 82"/>
                            <a:gd name="T17" fmla="*/ 20 h 90"/>
                            <a:gd name="T18" fmla="*/ 81 w 82"/>
                            <a:gd name="T19" fmla="*/ 42 h 90"/>
                            <a:gd name="T20" fmla="*/ 81 w 82"/>
                            <a:gd name="T21" fmla="*/ 44 h 90"/>
                            <a:gd name="T22" fmla="*/ 76 w 82"/>
                            <a:gd name="T23" fmla="*/ 67 h 90"/>
                            <a:gd name="T24" fmla="*/ 61 w 82"/>
                            <a:gd name="T25" fmla="*/ 83 h 90"/>
                            <a:gd name="T26" fmla="*/ 41 w 82"/>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9" name="Freeform 21"/>
                      <wps:cNvSpPr>
                        <a:spLocks/>
                      </wps:cNvSpPr>
                      <wps:spPr bwMode="auto">
                        <a:xfrm>
                          <a:off x="9240" y="561"/>
                          <a:ext cx="81" cy="90"/>
                        </a:xfrm>
                        <a:custGeom>
                          <a:avLst/>
                          <a:gdLst>
                            <a:gd name="T0" fmla="*/ 41 w 81"/>
                            <a:gd name="T1" fmla="*/ 89 h 90"/>
                            <a:gd name="T2" fmla="*/ 20 w 81"/>
                            <a:gd name="T3" fmla="*/ 83 h 90"/>
                            <a:gd name="T4" fmla="*/ 6 w 81"/>
                            <a:gd name="T5" fmla="*/ 68 h 90"/>
                            <a:gd name="T6" fmla="*/ 0 w 81"/>
                            <a:gd name="T7" fmla="*/ 46 h 90"/>
                            <a:gd name="T8" fmla="*/ 5 w 81"/>
                            <a:gd name="T9" fmla="*/ 23 h 90"/>
                            <a:gd name="T10" fmla="*/ 19 w 81"/>
                            <a:gd name="T11" fmla="*/ 6 h 90"/>
                            <a:gd name="T12" fmla="*/ 38 w 81"/>
                            <a:gd name="T13" fmla="*/ 0 h 90"/>
                            <a:gd name="T14" fmla="*/ 60 w 81"/>
                            <a:gd name="T15" fmla="*/ 5 h 90"/>
                            <a:gd name="T16" fmla="*/ 75 w 81"/>
                            <a:gd name="T17" fmla="*/ 20 h 90"/>
                            <a:gd name="T18" fmla="*/ 81 w 81"/>
                            <a:gd name="T19" fmla="*/ 42 h 90"/>
                            <a:gd name="T20" fmla="*/ 81 w 81"/>
                            <a:gd name="T21" fmla="*/ 44 h 90"/>
                            <a:gd name="T22" fmla="*/ 76 w 81"/>
                            <a:gd name="T23" fmla="*/ 67 h 90"/>
                            <a:gd name="T24" fmla="*/ 61 w 81"/>
                            <a:gd name="T25" fmla="*/ 83 h 90"/>
                            <a:gd name="T26" fmla="*/ 41 w 81"/>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0" name="Freeform 22"/>
                      <wps:cNvSpPr>
                        <a:spLocks/>
                      </wps:cNvSpPr>
                      <wps:spPr bwMode="auto">
                        <a:xfrm>
                          <a:off x="9130" y="483"/>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1" name="Freeform 23"/>
                      <wps:cNvSpPr>
                        <a:spLocks/>
                      </wps:cNvSpPr>
                      <wps:spPr bwMode="auto">
                        <a:xfrm>
                          <a:off x="9032" y="389"/>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2" name="Freeform 24"/>
                      <wps:cNvSpPr>
                        <a:spLocks/>
                      </wps:cNvSpPr>
                      <wps:spPr bwMode="auto">
                        <a:xfrm>
                          <a:off x="9035" y="588"/>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3" name="Freeform 25"/>
                      <wps:cNvSpPr>
                        <a:spLocks/>
                      </wps:cNvSpPr>
                      <wps:spPr bwMode="auto">
                        <a:xfrm>
                          <a:off x="8938" y="120"/>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4" name="Freeform 26"/>
                      <wps:cNvSpPr>
                        <a:spLocks/>
                      </wps:cNvSpPr>
                      <wps:spPr bwMode="auto">
                        <a:xfrm>
                          <a:off x="9240" y="-2"/>
                          <a:ext cx="81" cy="89"/>
                        </a:xfrm>
                        <a:custGeom>
                          <a:avLst/>
                          <a:gdLst>
                            <a:gd name="T0" fmla="*/ 41 w 81"/>
                            <a:gd name="T1" fmla="*/ 89 h 89"/>
                            <a:gd name="T2" fmla="*/ 20 w 81"/>
                            <a:gd name="T3" fmla="*/ 83 h 89"/>
                            <a:gd name="T4" fmla="*/ 6 w 81"/>
                            <a:gd name="T5" fmla="*/ 68 h 89"/>
                            <a:gd name="T6" fmla="*/ 0 w 81"/>
                            <a:gd name="T7" fmla="*/ 46 h 89"/>
                            <a:gd name="T8" fmla="*/ 5 w 81"/>
                            <a:gd name="T9" fmla="*/ 23 h 89"/>
                            <a:gd name="T10" fmla="*/ 19 w 81"/>
                            <a:gd name="T11" fmla="*/ 6 h 89"/>
                            <a:gd name="T12" fmla="*/ 38 w 81"/>
                            <a:gd name="T13" fmla="*/ 0 h 89"/>
                            <a:gd name="T14" fmla="*/ 60 w 81"/>
                            <a:gd name="T15" fmla="*/ 5 h 89"/>
                            <a:gd name="T16" fmla="*/ 75 w 81"/>
                            <a:gd name="T17" fmla="*/ 20 h 89"/>
                            <a:gd name="T18" fmla="*/ 81 w 81"/>
                            <a:gd name="T19" fmla="*/ 42 h 89"/>
                            <a:gd name="T20" fmla="*/ 81 w 81"/>
                            <a:gd name="T21" fmla="*/ 44 h 89"/>
                            <a:gd name="T22" fmla="*/ 76 w 81"/>
                            <a:gd name="T23" fmla="*/ 67 h 89"/>
                            <a:gd name="T24" fmla="*/ 61 w 81"/>
                            <a:gd name="T25" fmla="*/ 83 h 89"/>
                            <a:gd name="T26" fmla="*/ 41 w 81"/>
                            <a:gd name="T27" fmla="*/ 89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89">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5" name="Freeform 27"/>
                      <wps:cNvSpPr>
                        <a:spLocks/>
                      </wps:cNvSpPr>
                      <wps:spPr bwMode="auto">
                        <a:xfrm>
                          <a:off x="9130" y="107"/>
                          <a:ext cx="62" cy="71"/>
                        </a:xfrm>
                        <a:custGeom>
                          <a:avLst/>
                          <a:gdLst>
                            <a:gd name="T0" fmla="*/ 38 w 62"/>
                            <a:gd name="T1" fmla="*/ 70 h 71"/>
                            <a:gd name="T2" fmla="*/ 14 w 62"/>
                            <a:gd name="T3" fmla="*/ 65 h 71"/>
                            <a:gd name="T4" fmla="*/ 0 w 62"/>
                            <a:gd name="T5" fmla="*/ 51 h 71"/>
                            <a:gd name="T6" fmla="*/ 1 w 62"/>
                            <a:gd name="T7" fmla="*/ 23 h 71"/>
                            <a:gd name="T8" fmla="*/ 11 w 62"/>
                            <a:gd name="T9" fmla="*/ 6 h 71"/>
                            <a:gd name="T10" fmla="*/ 26 w 62"/>
                            <a:gd name="T11" fmla="*/ 0 h 71"/>
                            <a:gd name="T12" fmla="*/ 47 w 62"/>
                            <a:gd name="T13" fmla="*/ 6 h 71"/>
                            <a:gd name="T14" fmla="*/ 59 w 62"/>
                            <a:gd name="T15" fmla="*/ 24 h 71"/>
                            <a:gd name="T16" fmla="*/ 61 w 62"/>
                            <a:gd name="T17" fmla="*/ 35 h 71"/>
                            <a:gd name="T18" fmla="*/ 55 w 62"/>
                            <a:gd name="T19" fmla="*/ 57 h 71"/>
                            <a:gd name="T20" fmla="*/ 38 w 62"/>
                            <a:gd name="T21" fmla="*/ 7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1">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6" name="Freeform 28"/>
                      <wps:cNvSpPr>
                        <a:spLocks/>
                      </wps:cNvSpPr>
                      <wps:spPr bwMode="auto">
                        <a:xfrm>
                          <a:off x="9035" y="207"/>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7" name="Rectangle 29"/>
                      <wps:cNvSpPr>
                        <a:spLocks/>
                      </wps:cNvSpPr>
                      <wps:spPr bwMode="auto">
                        <a:xfrm>
                          <a:off x="9795" y="156"/>
                          <a:ext cx="417" cy="12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8" name="Rectangle 30"/>
                      <wps:cNvSpPr>
                        <a:spLocks/>
                      </wps:cNvSpPr>
                      <wps:spPr bwMode="auto">
                        <a:xfrm>
                          <a:off x="9940" y="282"/>
                          <a:ext cx="127" cy="459"/>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9" name="Rectangle 31"/>
                      <wps:cNvSpPr>
                        <a:spLocks/>
                      </wps:cNvSpPr>
                      <wps:spPr bwMode="auto">
                        <a:xfrm>
                          <a:off x="10272" y="156"/>
                          <a:ext cx="35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0" name="Rectangle 32"/>
                      <wps:cNvSpPr>
                        <a:spLocks/>
                      </wps:cNvSpPr>
                      <wps:spPr bwMode="auto">
                        <a:xfrm>
                          <a:off x="10272" y="282"/>
                          <a:ext cx="127" cy="9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1" name="Rectangle 33"/>
                      <wps:cNvSpPr>
                        <a:spLocks/>
                      </wps:cNvSpPr>
                      <wps:spPr bwMode="auto">
                        <a:xfrm>
                          <a:off x="10272" y="378"/>
                          <a:ext cx="331" cy="12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2" name="Rectangle 34"/>
                      <wps:cNvSpPr>
                        <a:spLocks/>
                      </wps:cNvSpPr>
                      <wps:spPr bwMode="auto">
                        <a:xfrm>
                          <a:off x="10272" y="502"/>
                          <a:ext cx="127" cy="11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3" name="Rectangle 35"/>
                      <wps:cNvSpPr>
                        <a:spLocks/>
                      </wps:cNvSpPr>
                      <wps:spPr bwMode="auto">
                        <a:xfrm>
                          <a:off x="10272" y="615"/>
                          <a:ext cx="36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cNvPr id="54" name="Group 36"/>
                      <wpg:cNvGrpSpPr>
                        <a:grpSpLocks/>
                      </wpg:cNvGrpSpPr>
                      <wpg:grpSpPr bwMode="auto">
                        <a:xfrm>
                          <a:off x="10684" y="149"/>
                          <a:ext cx="501" cy="600"/>
                          <a:chOff x="10684" y="149"/>
                          <a:chExt cx="501" cy="600"/>
                        </a:xfrm>
                      </wpg:grpSpPr>
                      <wps:wsp>
                        <wps:cNvPr id="55" name="Freeform 37"/>
                        <wps:cNvSpPr>
                          <a:spLocks/>
                        </wps:cNvSpPr>
                        <wps:spPr bwMode="auto">
                          <a:xfrm>
                            <a:off x="10684" y="149"/>
                            <a:ext cx="501" cy="600"/>
                          </a:xfrm>
                          <a:custGeom>
                            <a:avLst/>
                            <a:gdLst>
                              <a:gd name="T0" fmla="*/ 269 w 501"/>
                              <a:gd name="T1" fmla="*/ 599 h 600"/>
                              <a:gd name="T2" fmla="*/ 229 w 501"/>
                              <a:gd name="T3" fmla="*/ 596 h 600"/>
                              <a:gd name="T4" fmla="*/ 191 w 501"/>
                              <a:gd name="T5" fmla="*/ 586 h 600"/>
                              <a:gd name="T6" fmla="*/ 154 w 501"/>
                              <a:gd name="T7" fmla="*/ 570 h 600"/>
                              <a:gd name="T8" fmla="*/ 119 w 501"/>
                              <a:gd name="T9" fmla="*/ 548 h 600"/>
                              <a:gd name="T10" fmla="*/ 86 w 501"/>
                              <a:gd name="T11" fmla="*/ 521 h 600"/>
                              <a:gd name="T12" fmla="*/ 59 w 501"/>
                              <a:gd name="T13" fmla="*/ 489 h 600"/>
                              <a:gd name="T14" fmla="*/ 38 w 501"/>
                              <a:gd name="T15" fmla="*/ 457 h 600"/>
                              <a:gd name="T16" fmla="*/ 22 w 501"/>
                              <a:gd name="T17" fmla="*/ 421 h 600"/>
                              <a:gd name="T18" fmla="*/ 10 w 501"/>
                              <a:gd name="T19" fmla="*/ 382 h 600"/>
                              <a:gd name="T20" fmla="*/ 2 w 501"/>
                              <a:gd name="T21" fmla="*/ 339 h 600"/>
                              <a:gd name="T22" fmla="*/ 0 w 501"/>
                              <a:gd name="T23" fmla="*/ 294 h 600"/>
                              <a:gd name="T24" fmla="*/ 2 w 501"/>
                              <a:gd name="T25" fmla="*/ 253 h 600"/>
                              <a:gd name="T26" fmla="*/ 10 w 501"/>
                              <a:gd name="T27" fmla="*/ 214 h 600"/>
                              <a:gd name="T28" fmla="*/ 23 w 501"/>
                              <a:gd name="T29" fmla="*/ 176 h 600"/>
                              <a:gd name="T30" fmla="*/ 41 w 501"/>
                              <a:gd name="T31" fmla="*/ 140 h 600"/>
                              <a:gd name="T32" fmla="*/ 63 w 501"/>
                              <a:gd name="T33" fmla="*/ 105 h 600"/>
                              <a:gd name="T34" fmla="*/ 91 w 501"/>
                              <a:gd name="T35" fmla="*/ 72 h 600"/>
                              <a:gd name="T36" fmla="*/ 122 w 501"/>
                              <a:gd name="T37" fmla="*/ 47 h 600"/>
                              <a:gd name="T38" fmla="*/ 156 w 501"/>
                              <a:gd name="T39" fmla="*/ 27 h 600"/>
                              <a:gd name="T40" fmla="*/ 194 w 501"/>
                              <a:gd name="T41" fmla="*/ 12 h 600"/>
                              <a:gd name="T42" fmla="*/ 235 w 501"/>
                              <a:gd name="T43" fmla="*/ 3 h 600"/>
                              <a:gd name="T44" fmla="*/ 279 w 501"/>
                              <a:gd name="T45" fmla="*/ 0 h 600"/>
                              <a:gd name="T46" fmla="*/ 323 w 501"/>
                              <a:gd name="T47" fmla="*/ 3 h 600"/>
                              <a:gd name="T48" fmla="*/ 363 w 501"/>
                              <a:gd name="T49" fmla="*/ 13 h 600"/>
                              <a:gd name="T50" fmla="*/ 399 w 501"/>
                              <a:gd name="T51" fmla="*/ 30 h 600"/>
                              <a:gd name="T52" fmla="*/ 432 w 501"/>
                              <a:gd name="T53" fmla="*/ 53 h 600"/>
                              <a:gd name="T54" fmla="*/ 461 w 501"/>
                              <a:gd name="T55" fmla="*/ 83 h 600"/>
                              <a:gd name="T56" fmla="*/ 486 w 501"/>
                              <a:gd name="T57" fmla="*/ 120 h 600"/>
                              <a:gd name="T58" fmla="*/ 266 w 501"/>
                              <a:gd name="T59" fmla="*/ 129 h 600"/>
                              <a:gd name="T60" fmla="*/ 228 w 501"/>
                              <a:gd name="T61" fmla="*/ 136 h 600"/>
                              <a:gd name="T62" fmla="*/ 193 w 501"/>
                              <a:gd name="T63" fmla="*/ 156 h 600"/>
                              <a:gd name="T64" fmla="*/ 161 w 501"/>
                              <a:gd name="T65" fmla="*/ 188 h 600"/>
                              <a:gd name="T66" fmla="*/ 144 w 501"/>
                              <a:gd name="T67" fmla="*/ 221 h 600"/>
                              <a:gd name="T68" fmla="*/ 134 w 501"/>
                              <a:gd name="T69" fmla="*/ 261 h 600"/>
                              <a:gd name="T70" fmla="*/ 130 w 501"/>
                              <a:gd name="T71" fmla="*/ 308 h 600"/>
                              <a:gd name="T72" fmla="*/ 137 w 501"/>
                              <a:gd name="T73" fmla="*/ 357 h 600"/>
                              <a:gd name="T74" fmla="*/ 154 w 501"/>
                              <a:gd name="T75" fmla="*/ 399 h 600"/>
                              <a:gd name="T76" fmla="*/ 180 w 501"/>
                              <a:gd name="T77" fmla="*/ 433 h 600"/>
                              <a:gd name="T78" fmla="*/ 213 w 501"/>
                              <a:gd name="T79" fmla="*/ 457 h 600"/>
                              <a:gd name="T80" fmla="*/ 254 w 501"/>
                              <a:gd name="T81" fmla="*/ 469 h 600"/>
                              <a:gd name="T82" fmla="*/ 494 w 501"/>
                              <a:gd name="T83" fmla="*/ 471 h 600"/>
                              <a:gd name="T84" fmla="*/ 474 w 501"/>
                              <a:gd name="T85" fmla="*/ 502 h 600"/>
                              <a:gd name="T86" fmla="*/ 446 w 501"/>
                              <a:gd name="T87" fmla="*/ 532 h 600"/>
                              <a:gd name="T88" fmla="*/ 415 w 501"/>
                              <a:gd name="T89" fmla="*/ 558 h 600"/>
                              <a:gd name="T90" fmla="*/ 380 w 501"/>
                              <a:gd name="T91" fmla="*/ 578 h 600"/>
                              <a:gd name="T92" fmla="*/ 340 w 501"/>
                              <a:gd name="T93" fmla="*/ 591 h 600"/>
                              <a:gd name="T94" fmla="*/ 297 w 501"/>
                              <a:gd name="T95" fmla="*/ 59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1" h="600">
                                <a:moveTo>
                                  <a:pt x="274" y="599"/>
                                </a:moveTo>
                                <a:lnTo>
                                  <a:pt x="269" y="599"/>
                                </a:lnTo>
                                <a:lnTo>
                                  <a:pt x="249" y="598"/>
                                </a:lnTo>
                                <a:lnTo>
                                  <a:pt x="229" y="596"/>
                                </a:lnTo>
                                <a:lnTo>
                                  <a:pt x="210" y="592"/>
                                </a:lnTo>
                                <a:lnTo>
                                  <a:pt x="191" y="586"/>
                                </a:lnTo>
                                <a:lnTo>
                                  <a:pt x="172" y="579"/>
                                </a:lnTo>
                                <a:lnTo>
                                  <a:pt x="154" y="570"/>
                                </a:lnTo>
                                <a:lnTo>
                                  <a:pt x="137" y="560"/>
                                </a:lnTo>
                                <a:lnTo>
                                  <a:pt x="119" y="548"/>
                                </a:lnTo>
                                <a:lnTo>
                                  <a:pt x="103" y="535"/>
                                </a:lnTo>
                                <a:lnTo>
                                  <a:pt x="86" y="521"/>
                                </a:lnTo>
                                <a:lnTo>
                                  <a:pt x="71" y="504"/>
                                </a:lnTo>
                                <a:lnTo>
                                  <a:pt x="59" y="489"/>
                                </a:lnTo>
                                <a:lnTo>
                                  <a:pt x="48" y="474"/>
                                </a:lnTo>
                                <a:lnTo>
                                  <a:pt x="38" y="457"/>
                                </a:lnTo>
                                <a:lnTo>
                                  <a:pt x="30" y="439"/>
                                </a:lnTo>
                                <a:lnTo>
                                  <a:pt x="22" y="421"/>
                                </a:lnTo>
                                <a:lnTo>
                                  <a:pt x="15" y="402"/>
                                </a:lnTo>
                                <a:lnTo>
                                  <a:pt x="10" y="382"/>
                                </a:lnTo>
                                <a:lnTo>
                                  <a:pt x="5" y="361"/>
                                </a:lnTo>
                                <a:lnTo>
                                  <a:pt x="2" y="339"/>
                                </a:lnTo>
                                <a:lnTo>
                                  <a:pt x="0" y="317"/>
                                </a:lnTo>
                                <a:lnTo>
                                  <a:pt x="0" y="294"/>
                                </a:lnTo>
                                <a:lnTo>
                                  <a:pt x="0" y="273"/>
                                </a:lnTo>
                                <a:lnTo>
                                  <a:pt x="2" y="253"/>
                                </a:lnTo>
                                <a:lnTo>
                                  <a:pt x="6" y="233"/>
                                </a:lnTo>
                                <a:lnTo>
                                  <a:pt x="10" y="214"/>
                                </a:lnTo>
                                <a:lnTo>
                                  <a:pt x="16" y="194"/>
                                </a:lnTo>
                                <a:lnTo>
                                  <a:pt x="23" y="176"/>
                                </a:lnTo>
                                <a:lnTo>
                                  <a:pt x="31" y="158"/>
                                </a:lnTo>
                                <a:lnTo>
                                  <a:pt x="41" y="140"/>
                                </a:lnTo>
                                <a:lnTo>
                                  <a:pt x="51" y="122"/>
                                </a:lnTo>
                                <a:lnTo>
                                  <a:pt x="63" y="105"/>
                                </a:lnTo>
                                <a:lnTo>
                                  <a:pt x="77" y="89"/>
                                </a:lnTo>
                                <a:lnTo>
                                  <a:pt x="91" y="72"/>
                                </a:lnTo>
                                <a:lnTo>
                                  <a:pt x="106" y="59"/>
                                </a:lnTo>
                                <a:lnTo>
                                  <a:pt x="122" y="47"/>
                                </a:lnTo>
                                <a:lnTo>
                                  <a:pt x="139" y="36"/>
                                </a:lnTo>
                                <a:lnTo>
                                  <a:pt x="156" y="27"/>
                                </a:lnTo>
                                <a:lnTo>
                                  <a:pt x="175" y="19"/>
                                </a:lnTo>
                                <a:lnTo>
                                  <a:pt x="194" y="12"/>
                                </a:lnTo>
                                <a:lnTo>
                                  <a:pt x="214" y="7"/>
                                </a:lnTo>
                                <a:lnTo>
                                  <a:pt x="235" y="3"/>
                                </a:lnTo>
                                <a:lnTo>
                                  <a:pt x="256" y="0"/>
                                </a:lnTo>
                                <a:lnTo>
                                  <a:pt x="279" y="0"/>
                                </a:lnTo>
                                <a:lnTo>
                                  <a:pt x="301" y="1"/>
                                </a:lnTo>
                                <a:lnTo>
                                  <a:pt x="323" y="3"/>
                                </a:lnTo>
                                <a:lnTo>
                                  <a:pt x="343" y="8"/>
                                </a:lnTo>
                                <a:lnTo>
                                  <a:pt x="363" y="13"/>
                                </a:lnTo>
                                <a:lnTo>
                                  <a:pt x="382" y="21"/>
                                </a:lnTo>
                                <a:lnTo>
                                  <a:pt x="399" y="30"/>
                                </a:lnTo>
                                <a:lnTo>
                                  <a:pt x="416" y="41"/>
                                </a:lnTo>
                                <a:lnTo>
                                  <a:pt x="432" y="53"/>
                                </a:lnTo>
                                <a:lnTo>
                                  <a:pt x="447" y="67"/>
                                </a:lnTo>
                                <a:lnTo>
                                  <a:pt x="461" y="83"/>
                                </a:lnTo>
                                <a:lnTo>
                                  <a:pt x="474" y="101"/>
                                </a:lnTo>
                                <a:lnTo>
                                  <a:pt x="486" y="120"/>
                                </a:lnTo>
                                <a:lnTo>
                                  <a:pt x="491" y="129"/>
                                </a:lnTo>
                                <a:lnTo>
                                  <a:pt x="266" y="129"/>
                                </a:lnTo>
                                <a:lnTo>
                                  <a:pt x="246" y="131"/>
                                </a:lnTo>
                                <a:lnTo>
                                  <a:pt x="228" y="136"/>
                                </a:lnTo>
                                <a:lnTo>
                                  <a:pt x="210" y="144"/>
                                </a:lnTo>
                                <a:lnTo>
                                  <a:pt x="193" y="156"/>
                                </a:lnTo>
                                <a:lnTo>
                                  <a:pt x="177" y="170"/>
                                </a:lnTo>
                                <a:lnTo>
                                  <a:pt x="161" y="188"/>
                                </a:lnTo>
                                <a:lnTo>
                                  <a:pt x="152" y="204"/>
                                </a:lnTo>
                                <a:lnTo>
                                  <a:pt x="144" y="221"/>
                                </a:lnTo>
                                <a:lnTo>
                                  <a:pt x="138" y="240"/>
                                </a:lnTo>
                                <a:lnTo>
                                  <a:pt x="134" y="261"/>
                                </a:lnTo>
                                <a:lnTo>
                                  <a:pt x="131" y="283"/>
                                </a:lnTo>
                                <a:lnTo>
                                  <a:pt x="130" y="308"/>
                                </a:lnTo>
                                <a:lnTo>
                                  <a:pt x="132" y="333"/>
                                </a:lnTo>
                                <a:lnTo>
                                  <a:pt x="137" y="357"/>
                                </a:lnTo>
                                <a:lnTo>
                                  <a:pt x="144" y="379"/>
                                </a:lnTo>
                                <a:lnTo>
                                  <a:pt x="154" y="399"/>
                                </a:lnTo>
                                <a:lnTo>
                                  <a:pt x="166" y="417"/>
                                </a:lnTo>
                                <a:lnTo>
                                  <a:pt x="180" y="433"/>
                                </a:lnTo>
                                <a:lnTo>
                                  <a:pt x="196" y="446"/>
                                </a:lnTo>
                                <a:lnTo>
                                  <a:pt x="213" y="457"/>
                                </a:lnTo>
                                <a:lnTo>
                                  <a:pt x="233" y="465"/>
                                </a:lnTo>
                                <a:lnTo>
                                  <a:pt x="254" y="469"/>
                                </a:lnTo>
                                <a:lnTo>
                                  <a:pt x="278" y="471"/>
                                </a:lnTo>
                                <a:lnTo>
                                  <a:pt x="494" y="471"/>
                                </a:lnTo>
                                <a:lnTo>
                                  <a:pt x="486" y="485"/>
                                </a:lnTo>
                                <a:lnTo>
                                  <a:pt x="474" y="502"/>
                                </a:lnTo>
                                <a:lnTo>
                                  <a:pt x="461" y="518"/>
                                </a:lnTo>
                                <a:lnTo>
                                  <a:pt x="446" y="532"/>
                                </a:lnTo>
                                <a:lnTo>
                                  <a:pt x="431" y="546"/>
                                </a:lnTo>
                                <a:lnTo>
                                  <a:pt x="415" y="558"/>
                                </a:lnTo>
                                <a:lnTo>
                                  <a:pt x="398" y="568"/>
                                </a:lnTo>
                                <a:lnTo>
                                  <a:pt x="380" y="578"/>
                                </a:lnTo>
                                <a:lnTo>
                                  <a:pt x="360" y="585"/>
                                </a:lnTo>
                                <a:lnTo>
                                  <a:pt x="340" y="591"/>
                                </a:lnTo>
                                <a:lnTo>
                                  <a:pt x="319" y="596"/>
                                </a:lnTo>
                                <a:lnTo>
                                  <a:pt x="297" y="598"/>
                                </a:lnTo>
                                <a:lnTo>
                                  <a:pt x="274" y="59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6" name="Freeform 38"/>
                        <wps:cNvSpPr>
                          <a:spLocks/>
                        </wps:cNvSpPr>
                        <wps:spPr bwMode="auto">
                          <a:xfrm>
                            <a:off x="10684" y="149"/>
                            <a:ext cx="501" cy="600"/>
                          </a:xfrm>
                          <a:custGeom>
                            <a:avLst/>
                            <a:gdLst>
                              <a:gd name="T0" fmla="*/ 393 w 501"/>
                              <a:gd name="T1" fmla="*/ 207 h 600"/>
                              <a:gd name="T2" fmla="*/ 377 w 501"/>
                              <a:gd name="T3" fmla="*/ 181 h 600"/>
                              <a:gd name="T4" fmla="*/ 364 w 501"/>
                              <a:gd name="T5" fmla="*/ 166 h 600"/>
                              <a:gd name="T6" fmla="*/ 350 w 501"/>
                              <a:gd name="T7" fmla="*/ 153 h 600"/>
                              <a:gd name="T8" fmla="*/ 333 w 501"/>
                              <a:gd name="T9" fmla="*/ 143 h 600"/>
                              <a:gd name="T10" fmla="*/ 313 w 501"/>
                              <a:gd name="T11" fmla="*/ 135 h 600"/>
                              <a:gd name="T12" fmla="*/ 291 w 501"/>
                              <a:gd name="T13" fmla="*/ 130 h 600"/>
                              <a:gd name="T14" fmla="*/ 266 w 501"/>
                              <a:gd name="T15" fmla="*/ 129 h 600"/>
                              <a:gd name="T16" fmla="*/ 491 w 501"/>
                              <a:gd name="T17" fmla="*/ 129 h 600"/>
                              <a:gd name="T18" fmla="*/ 492 w 501"/>
                              <a:gd name="T19" fmla="*/ 130 h 600"/>
                              <a:gd name="T20" fmla="*/ 393 w 501"/>
                              <a:gd name="T21" fmla="*/ 207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1" h="600">
                                <a:moveTo>
                                  <a:pt x="393" y="207"/>
                                </a:moveTo>
                                <a:lnTo>
                                  <a:pt x="377" y="181"/>
                                </a:lnTo>
                                <a:lnTo>
                                  <a:pt x="364" y="166"/>
                                </a:lnTo>
                                <a:lnTo>
                                  <a:pt x="350" y="153"/>
                                </a:lnTo>
                                <a:lnTo>
                                  <a:pt x="333" y="143"/>
                                </a:lnTo>
                                <a:lnTo>
                                  <a:pt x="313" y="135"/>
                                </a:lnTo>
                                <a:lnTo>
                                  <a:pt x="291" y="130"/>
                                </a:lnTo>
                                <a:lnTo>
                                  <a:pt x="266" y="129"/>
                                </a:lnTo>
                                <a:lnTo>
                                  <a:pt x="491" y="129"/>
                                </a:lnTo>
                                <a:lnTo>
                                  <a:pt x="492" y="130"/>
                                </a:lnTo>
                                <a:lnTo>
                                  <a:pt x="393" y="20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7" name="Freeform 39"/>
                        <wps:cNvSpPr>
                          <a:spLocks/>
                        </wps:cNvSpPr>
                        <wps:spPr bwMode="auto">
                          <a:xfrm>
                            <a:off x="10684" y="149"/>
                            <a:ext cx="501" cy="600"/>
                          </a:xfrm>
                          <a:custGeom>
                            <a:avLst/>
                            <a:gdLst>
                              <a:gd name="T0" fmla="*/ 494 w 501"/>
                              <a:gd name="T1" fmla="*/ 471 h 600"/>
                              <a:gd name="T2" fmla="*/ 278 w 501"/>
                              <a:gd name="T3" fmla="*/ 471 h 600"/>
                              <a:gd name="T4" fmla="*/ 301 w 501"/>
                              <a:gd name="T5" fmla="*/ 469 h 600"/>
                              <a:gd name="T6" fmla="*/ 322 w 501"/>
                              <a:gd name="T7" fmla="*/ 463 h 600"/>
                              <a:gd name="T8" fmla="*/ 340 w 501"/>
                              <a:gd name="T9" fmla="*/ 454 h 600"/>
                              <a:gd name="T10" fmla="*/ 355 w 501"/>
                              <a:gd name="T11" fmla="*/ 443 h 600"/>
                              <a:gd name="T12" fmla="*/ 370 w 501"/>
                              <a:gd name="T13" fmla="*/ 429 h 600"/>
                              <a:gd name="T14" fmla="*/ 382 w 501"/>
                              <a:gd name="T15" fmla="*/ 413 h 600"/>
                              <a:gd name="T16" fmla="*/ 394 w 501"/>
                              <a:gd name="T17" fmla="*/ 394 h 600"/>
                              <a:gd name="T18" fmla="*/ 401 w 501"/>
                              <a:gd name="T19" fmla="*/ 384 h 600"/>
                              <a:gd name="T20" fmla="*/ 501 w 501"/>
                              <a:gd name="T21" fmla="*/ 460 h 600"/>
                              <a:gd name="T22" fmla="*/ 494 w 501"/>
                              <a:gd name="T23" fmla="*/ 471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1" h="600">
                                <a:moveTo>
                                  <a:pt x="494" y="471"/>
                                </a:moveTo>
                                <a:lnTo>
                                  <a:pt x="278" y="471"/>
                                </a:lnTo>
                                <a:lnTo>
                                  <a:pt x="301" y="469"/>
                                </a:lnTo>
                                <a:lnTo>
                                  <a:pt x="322" y="463"/>
                                </a:lnTo>
                                <a:lnTo>
                                  <a:pt x="340" y="454"/>
                                </a:lnTo>
                                <a:lnTo>
                                  <a:pt x="355" y="443"/>
                                </a:lnTo>
                                <a:lnTo>
                                  <a:pt x="370" y="429"/>
                                </a:lnTo>
                                <a:lnTo>
                                  <a:pt x="382" y="413"/>
                                </a:lnTo>
                                <a:lnTo>
                                  <a:pt x="394" y="394"/>
                                </a:lnTo>
                                <a:lnTo>
                                  <a:pt x="401" y="384"/>
                                </a:lnTo>
                                <a:lnTo>
                                  <a:pt x="501" y="460"/>
                                </a:lnTo>
                                <a:lnTo>
                                  <a:pt x="494" y="471"/>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grpSp>
                      <wpg:cNvPr id="58" name="Group 40"/>
                      <wpg:cNvGrpSpPr>
                        <a:grpSpLocks/>
                      </wpg:cNvGrpSpPr>
                      <wpg:grpSpPr bwMode="auto">
                        <a:xfrm>
                          <a:off x="9223" y="157"/>
                          <a:ext cx="564" cy="585"/>
                          <a:chOff x="9223" y="157"/>
                          <a:chExt cx="564" cy="585"/>
                        </a:xfrm>
                      </wpg:grpSpPr>
                      <wps:wsp>
                        <wps:cNvPr id="59" name="Freeform 41"/>
                        <wps:cNvSpPr>
                          <a:spLocks/>
                        </wps:cNvSpPr>
                        <wps:spPr bwMode="auto">
                          <a:xfrm>
                            <a:off x="9223" y="157"/>
                            <a:ext cx="564" cy="585"/>
                          </a:xfrm>
                          <a:custGeom>
                            <a:avLst/>
                            <a:gdLst>
                              <a:gd name="T0" fmla="*/ 491 w 564"/>
                              <a:gd name="T1" fmla="*/ 47 h 585"/>
                              <a:gd name="T2" fmla="*/ 152 w 564"/>
                              <a:gd name="T3" fmla="*/ 47 h 585"/>
                              <a:gd name="T4" fmla="*/ 167 w 564"/>
                              <a:gd name="T5" fmla="*/ 36 h 585"/>
                              <a:gd name="T6" fmla="*/ 185 w 564"/>
                              <a:gd name="T7" fmla="*/ 15 h 585"/>
                              <a:gd name="T8" fmla="*/ 202 w 564"/>
                              <a:gd name="T9" fmla="*/ 4 h 585"/>
                              <a:gd name="T10" fmla="*/ 222 w 564"/>
                              <a:gd name="T11" fmla="*/ 0 h 585"/>
                              <a:gd name="T12" fmla="*/ 396 w 564"/>
                              <a:gd name="T13" fmla="*/ 0 h 585"/>
                              <a:gd name="T14" fmla="*/ 418 w 564"/>
                              <a:gd name="T15" fmla="*/ 4 h 585"/>
                              <a:gd name="T16" fmla="*/ 439 w 564"/>
                              <a:gd name="T17" fmla="*/ 11 h 585"/>
                              <a:gd name="T18" fmla="*/ 459 w 564"/>
                              <a:gd name="T19" fmla="*/ 21 h 585"/>
                              <a:gd name="T20" fmla="*/ 477 w 564"/>
                              <a:gd name="T21" fmla="*/ 33 h 585"/>
                              <a:gd name="T22" fmla="*/ 491 w 564"/>
                              <a:gd name="T23" fmla="*/ 47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64" h="585">
                                <a:moveTo>
                                  <a:pt x="491" y="47"/>
                                </a:moveTo>
                                <a:lnTo>
                                  <a:pt x="152" y="47"/>
                                </a:lnTo>
                                <a:lnTo>
                                  <a:pt x="167" y="36"/>
                                </a:lnTo>
                                <a:lnTo>
                                  <a:pt x="185" y="15"/>
                                </a:lnTo>
                                <a:lnTo>
                                  <a:pt x="202" y="4"/>
                                </a:lnTo>
                                <a:lnTo>
                                  <a:pt x="222" y="0"/>
                                </a:lnTo>
                                <a:lnTo>
                                  <a:pt x="396" y="0"/>
                                </a:lnTo>
                                <a:lnTo>
                                  <a:pt x="418" y="4"/>
                                </a:lnTo>
                                <a:lnTo>
                                  <a:pt x="439" y="11"/>
                                </a:lnTo>
                                <a:lnTo>
                                  <a:pt x="459" y="21"/>
                                </a:lnTo>
                                <a:lnTo>
                                  <a:pt x="477" y="33"/>
                                </a:lnTo>
                                <a:lnTo>
                                  <a:pt x="491" y="4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0" name="Freeform 42"/>
                        <wps:cNvSpPr>
                          <a:spLocks/>
                        </wps:cNvSpPr>
                        <wps:spPr bwMode="auto">
                          <a:xfrm>
                            <a:off x="9223" y="157"/>
                            <a:ext cx="564" cy="585"/>
                          </a:xfrm>
                          <a:custGeom>
                            <a:avLst/>
                            <a:gdLst>
                              <a:gd name="T0" fmla="*/ 49 w 564"/>
                              <a:gd name="T1" fmla="*/ 138 h 585"/>
                              <a:gd name="T2" fmla="*/ 30 w 564"/>
                              <a:gd name="T3" fmla="*/ 130 h 585"/>
                              <a:gd name="T4" fmla="*/ 14 w 564"/>
                              <a:gd name="T5" fmla="*/ 116 h 585"/>
                              <a:gd name="T6" fmla="*/ 3 w 564"/>
                              <a:gd name="T7" fmla="*/ 96 h 585"/>
                              <a:gd name="T8" fmla="*/ 0 w 564"/>
                              <a:gd name="T9" fmla="*/ 73 h 585"/>
                              <a:gd name="T10" fmla="*/ 3 w 564"/>
                              <a:gd name="T11" fmla="*/ 52 h 585"/>
                              <a:gd name="T12" fmla="*/ 12 w 564"/>
                              <a:gd name="T13" fmla="*/ 34 h 585"/>
                              <a:gd name="T14" fmla="*/ 27 w 564"/>
                              <a:gd name="T15" fmla="*/ 20 h 585"/>
                              <a:gd name="T16" fmla="*/ 48 w 564"/>
                              <a:gd name="T17" fmla="*/ 11 h 585"/>
                              <a:gd name="T18" fmla="*/ 73 w 564"/>
                              <a:gd name="T19" fmla="*/ 9 h 585"/>
                              <a:gd name="T20" fmla="*/ 92 w 564"/>
                              <a:gd name="T21" fmla="*/ 17 h 585"/>
                              <a:gd name="T22" fmla="*/ 106 w 564"/>
                              <a:gd name="T23" fmla="*/ 32 h 585"/>
                              <a:gd name="T24" fmla="*/ 112 w 564"/>
                              <a:gd name="T25" fmla="*/ 38 h 585"/>
                              <a:gd name="T26" fmla="*/ 127 w 564"/>
                              <a:gd name="T27" fmla="*/ 46 h 585"/>
                              <a:gd name="T28" fmla="*/ 152 w 564"/>
                              <a:gd name="T29" fmla="*/ 47 h 585"/>
                              <a:gd name="T30" fmla="*/ 491 w 564"/>
                              <a:gd name="T31" fmla="*/ 47 h 585"/>
                              <a:gd name="T32" fmla="*/ 493 w 564"/>
                              <a:gd name="T33" fmla="*/ 48 h 585"/>
                              <a:gd name="T34" fmla="*/ 506 w 564"/>
                              <a:gd name="T35" fmla="*/ 65 h 585"/>
                              <a:gd name="T36" fmla="*/ 517 w 564"/>
                              <a:gd name="T37" fmla="*/ 84 h 585"/>
                              <a:gd name="T38" fmla="*/ 524 w 564"/>
                              <a:gd name="T39" fmla="*/ 102 h 585"/>
                              <a:gd name="T40" fmla="*/ 121 w 564"/>
                              <a:gd name="T41" fmla="*/ 102 h 585"/>
                              <a:gd name="T42" fmla="*/ 112 w 564"/>
                              <a:gd name="T43" fmla="*/ 107 h 585"/>
                              <a:gd name="T44" fmla="*/ 105 w 564"/>
                              <a:gd name="T45" fmla="*/ 117 h 585"/>
                              <a:gd name="T46" fmla="*/ 92 w 564"/>
                              <a:gd name="T47" fmla="*/ 129 h 585"/>
                              <a:gd name="T48" fmla="*/ 74 w 564"/>
                              <a:gd name="T49" fmla="*/ 136 h 585"/>
                              <a:gd name="T50" fmla="*/ 49 w 564"/>
                              <a:gd name="T51" fmla="*/ 138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564" h="585">
                                <a:moveTo>
                                  <a:pt x="49" y="138"/>
                                </a:moveTo>
                                <a:lnTo>
                                  <a:pt x="30" y="130"/>
                                </a:lnTo>
                                <a:lnTo>
                                  <a:pt x="14" y="116"/>
                                </a:lnTo>
                                <a:lnTo>
                                  <a:pt x="3" y="96"/>
                                </a:lnTo>
                                <a:lnTo>
                                  <a:pt x="0" y="73"/>
                                </a:lnTo>
                                <a:lnTo>
                                  <a:pt x="3" y="52"/>
                                </a:lnTo>
                                <a:lnTo>
                                  <a:pt x="12" y="34"/>
                                </a:lnTo>
                                <a:lnTo>
                                  <a:pt x="27" y="20"/>
                                </a:lnTo>
                                <a:lnTo>
                                  <a:pt x="48" y="11"/>
                                </a:lnTo>
                                <a:lnTo>
                                  <a:pt x="73" y="9"/>
                                </a:lnTo>
                                <a:lnTo>
                                  <a:pt x="92" y="17"/>
                                </a:lnTo>
                                <a:lnTo>
                                  <a:pt x="106" y="32"/>
                                </a:lnTo>
                                <a:lnTo>
                                  <a:pt x="112" y="38"/>
                                </a:lnTo>
                                <a:lnTo>
                                  <a:pt x="127" y="46"/>
                                </a:lnTo>
                                <a:lnTo>
                                  <a:pt x="152" y="47"/>
                                </a:lnTo>
                                <a:lnTo>
                                  <a:pt x="491" y="47"/>
                                </a:lnTo>
                                <a:lnTo>
                                  <a:pt x="493" y="48"/>
                                </a:lnTo>
                                <a:lnTo>
                                  <a:pt x="506" y="65"/>
                                </a:lnTo>
                                <a:lnTo>
                                  <a:pt x="517" y="84"/>
                                </a:lnTo>
                                <a:lnTo>
                                  <a:pt x="524" y="102"/>
                                </a:lnTo>
                                <a:lnTo>
                                  <a:pt x="121" y="102"/>
                                </a:lnTo>
                                <a:lnTo>
                                  <a:pt x="112" y="107"/>
                                </a:lnTo>
                                <a:lnTo>
                                  <a:pt x="105" y="117"/>
                                </a:lnTo>
                                <a:lnTo>
                                  <a:pt x="92" y="129"/>
                                </a:lnTo>
                                <a:lnTo>
                                  <a:pt x="74" y="136"/>
                                </a:lnTo>
                                <a:lnTo>
                                  <a:pt x="49" y="138"/>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1" name="Freeform 43"/>
                        <wps:cNvSpPr>
                          <a:spLocks/>
                        </wps:cNvSpPr>
                        <wps:spPr bwMode="auto">
                          <a:xfrm>
                            <a:off x="9223" y="157"/>
                            <a:ext cx="564" cy="585"/>
                          </a:xfrm>
                          <a:custGeom>
                            <a:avLst/>
                            <a:gdLst>
                              <a:gd name="T0" fmla="*/ 380 w 564"/>
                              <a:gd name="T1" fmla="*/ 585 h 585"/>
                              <a:gd name="T2" fmla="*/ 165 w 564"/>
                              <a:gd name="T3" fmla="*/ 585 h 585"/>
                              <a:gd name="T4" fmla="*/ 165 w 564"/>
                              <a:gd name="T5" fmla="*/ 205 h 585"/>
                              <a:gd name="T6" fmla="*/ 165 w 564"/>
                              <a:gd name="T7" fmla="*/ 139 h 585"/>
                              <a:gd name="T8" fmla="*/ 163 w 564"/>
                              <a:gd name="T9" fmla="*/ 127 h 585"/>
                              <a:gd name="T10" fmla="*/ 151 w 564"/>
                              <a:gd name="T11" fmla="*/ 109 h 585"/>
                              <a:gd name="T12" fmla="*/ 132 w 564"/>
                              <a:gd name="T13" fmla="*/ 102 h 585"/>
                              <a:gd name="T14" fmla="*/ 524 w 564"/>
                              <a:gd name="T15" fmla="*/ 102 h 585"/>
                              <a:gd name="T16" fmla="*/ 525 w 564"/>
                              <a:gd name="T17" fmla="*/ 104 h 585"/>
                              <a:gd name="T18" fmla="*/ 530 w 564"/>
                              <a:gd name="T19" fmla="*/ 125 h 585"/>
                              <a:gd name="T20" fmla="*/ 292 w 564"/>
                              <a:gd name="T21" fmla="*/ 125 h 585"/>
                              <a:gd name="T22" fmla="*/ 292 w 564"/>
                              <a:gd name="T23" fmla="*/ 206 h 585"/>
                              <a:gd name="T24" fmla="*/ 519 w 564"/>
                              <a:gd name="T25" fmla="*/ 206 h 585"/>
                              <a:gd name="T26" fmla="*/ 518 w 564"/>
                              <a:gd name="T27" fmla="*/ 210 h 585"/>
                              <a:gd name="T28" fmla="*/ 508 w 564"/>
                              <a:gd name="T29" fmla="*/ 227 h 585"/>
                              <a:gd name="T30" fmla="*/ 496 w 564"/>
                              <a:gd name="T31" fmla="*/ 243 h 585"/>
                              <a:gd name="T32" fmla="*/ 481 w 564"/>
                              <a:gd name="T33" fmla="*/ 258 h 585"/>
                              <a:gd name="T34" fmla="*/ 488 w 564"/>
                              <a:gd name="T35" fmla="*/ 262 h 585"/>
                              <a:gd name="T36" fmla="*/ 503 w 564"/>
                              <a:gd name="T37" fmla="*/ 274 h 585"/>
                              <a:gd name="T38" fmla="*/ 516 w 564"/>
                              <a:gd name="T39" fmla="*/ 287 h 585"/>
                              <a:gd name="T40" fmla="*/ 529 w 564"/>
                              <a:gd name="T41" fmla="*/ 302 h 585"/>
                              <a:gd name="T42" fmla="*/ 539 w 564"/>
                              <a:gd name="T43" fmla="*/ 318 h 585"/>
                              <a:gd name="T44" fmla="*/ 544 w 564"/>
                              <a:gd name="T45" fmla="*/ 329 h 585"/>
                              <a:gd name="T46" fmla="*/ 292 w 564"/>
                              <a:gd name="T47" fmla="*/ 329 h 585"/>
                              <a:gd name="T48" fmla="*/ 292 w 564"/>
                              <a:gd name="T49" fmla="*/ 459 h 585"/>
                              <a:gd name="T50" fmla="*/ 557 w 564"/>
                              <a:gd name="T51" fmla="*/ 459 h 585"/>
                              <a:gd name="T52" fmla="*/ 554 w 564"/>
                              <a:gd name="T53" fmla="*/ 468 h 585"/>
                              <a:gd name="T54" fmla="*/ 545 w 564"/>
                              <a:gd name="T55" fmla="*/ 488 h 585"/>
                              <a:gd name="T56" fmla="*/ 533 w 564"/>
                              <a:gd name="T57" fmla="*/ 507 h 585"/>
                              <a:gd name="T58" fmla="*/ 520 w 564"/>
                              <a:gd name="T59" fmla="*/ 523 h 585"/>
                              <a:gd name="T60" fmla="*/ 504 w 564"/>
                              <a:gd name="T61" fmla="*/ 539 h 585"/>
                              <a:gd name="T62" fmla="*/ 487 w 564"/>
                              <a:gd name="T63" fmla="*/ 552 h 585"/>
                              <a:gd name="T64" fmla="*/ 468 w 564"/>
                              <a:gd name="T65" fmla="*/ 563 h 585"/>
                              <a:gd name="T66" fmla="*/ 448 w 564"/>
                              <a:gd name="T67" fmla="*/ 572 h 585"/>
                              <a:gd name="T68" fmla="*/ 426 w 564"/>
                              <a:gd name="T69" fmla="*/ 579 h 585"/>
                              <a:gd name="T70" fmla="*/ 403 w 564"/>
                              <a:gd name="T71" fmla="*/ 583 h 585"/>
                              <a:gd name="T72" fmla="*/ 380 w 564"/>
                              <a:gd name="T73" fmla="*/ 58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564" h="585">
                                <a:moveTo>
                                  <a:pt x="380" y="585"/>
                                </a:moveTo>
                                <a:lnTo>
                                  <a:pt x="165" y="585"/>
                                </a:lnTo>
                                <a:lnTo>
                                  <a:pt x="165" y="205"/>
                                </a:lnTo>
                                <a:lnTo>
                                  <a:pt x="165" y="139"/>
                                </a:lnTo>
                                <a:lnTo>
                                  <a:pt x="163" y="127"/>
                                </a:lnTo>
                                <a:lnTo>
                                  <a:pt x="151" y="109"/>
                                </a:lnTo>
                                <a:lnTo>
                                  <a:pt x="132" y="102"/>
                                </a:lnTo>
                                <a:lnTo>
                                  <a:pt x="524" y="102"/>
                                </a:lnTo>
                                <a:lnTo>
                                  <a:pt x="525" y="104"/>
                                </a:lnTo>
                                <a:lnTo>
                                  <a:pt x="530" y="125"/>
                                </a:lnTo>
                                <a:lnTo>
                                  <a:pt x="292" y="125"/>
                                </a:lnTo>
                                <a:lnTo>
                                  <a:pt x="292" y="206"/>
                                </a:lnTo>
                                <a:lnTo>
                                  <a:pt x="519" y="206"/>
                                </a:lnTo>
                                <a:lnTo>
                                  <a:pt x="518" y="210"/>
                                </a:lnTo>
                                <a:lnTo>
                                  <a:pt x="508" y="227"/>
                                </a:lnTo>
                                <a:lnTo>
                                  <a:pt x="496" y="243"/>
                                </a:lnTo>
                                <a:lnTo>
                                  <a:pt x="481" y="258"/>
                                </a:lnTo>
                                <a:lnTo>
                                  <a:pt x="488" y="262"/>
                                </a:lnTo>
                                <a:lnTo>
                                  <a:pt x="503" y="274"/>
                                </a:lnTo>
                                <a:lnTo>
                                  <a:pt x="516" y="287"/>
                                </a:lnTo>
                                <a:lnTo>
                                  <a:pt x="529" y="302"/>
                                </a:lnTo>
                                <a:lnTo>
                                  <a:pt x="539" y="318"/>
                                </a:lnTo>
                                <a:lnTo>
                                  <a:pt x="544" y="329"/>
                                </a:lnTo>
                                <a:lnTo>
                                  <a:pt x="292" y="329"/>
                                </a:lnTo>
                                <a:lnTo>
                                  <a:pt x="292" y="459"/>
                                </a:lnTo>
                                <a:lnTo>
                                  <a:pt x="557" y="459"/>
                                </a:lnTo>
                                <a:lnTo>
                                  <a:pt x="554" y="468"/>
                                </a:lnTo>
                                <a:lnTo>
                                  <a:pt x="545" y="488"/>
                                </a:lnTo>
                                <a:lnTo>
                                  <a:pt x="533" y="507"/>
                                </a:lnTo>
                                <a:lnTo>
                                  <a:pt x="520" y="523"/>
                                </a:lnTo>
                                <a:lnTo>
                                  <a:pt x="504" y="539"/>
                                </a:lnTo>
                                <a:lnTo>
                                  <a:pt x="487" y="552"/>
                                </a:lnTo>
                                <a:lnTo>
                                  <a:pt x="468" y="563"/>
                                </a:lnTo>
                                <a:lnTo>
                                  <a:pt x="448" y="572"/>
                                </a:lnTo>
                                <a:lnTo>
                                  <a:pt x="426" y="579"/>
                                </a:lnTo>
                                <a:lnTo>
                                  <a:pt x="403" y="583"/>
                                </a:lnTo>
                                <a:lnTo>
                                  <a:pt x="380" y="585"/>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2" name="Freeform 44"/>
                        <wps:cNvSpPr>
                          <a:spLocks/>
                        </wps:cNvSpPr>
                        <wps:spPr bwMode="auto">
                          <a:xfrm>
                            <a:off x="9223" y="157"/>
                            <a:ext cx="564" cy="585"/>
                          </a:xfrm>
                          <a:custGeom>
                            <a:avLst/>
                            <a:gdLst>
                              <a:gd name="T0" fmla="*/ 519 w 564"/>
                              <a:gd name="T1" fmla="*/ 206 h 585"/>
                              <a:gd name="T2" fmla="*/ 292 w 564"/>
                              <a:gd name="T3" fmla="*/ 206 h 585"/>
                              <a:gd name="T4" fmla="*/ 375 w 564"/>
                              <a:gd name="T5" fmla="*/ 205 h 585"/>
                              <a:gd name="T6" fmla="*/ 389 w 564"/>
                              <a:gd name="T7" fmla="*/ 196 h 585"/>
                              <a:gd name="T8" fmla="*/ 399 w 564"/>
                              <a:gd name="T9" fmla="*/ 178 h 585"/>
                              <a:gd name="T10" fmla="*/ 400 w 564"/>
                              <a:gd name="T11" fmla="*/ 149 h 585"/>
                              <a:gd name="T12" fmla="*/ 387 w 564"/>
                              <a:gd name="T13" fmla="*/ 132 h 585"/>
                              <a:gd name="T14" fmla="*/ 367 w 564"/>
                              <a:gd name="T15" fmla="*/ 125 h 585"/>
                              <a:gd name="T16" fmla="*/ 530 w 564"/>
                              <a:gd name="T17" fmla="*/ 125 h 585"/>
                              <a:gd name="T18" fmla="*/ 530 w 564"/>
                              <a:gd name="T19" fmla="*/ 126 h 585"/>
                              <a:gd name="T20" fmla="*/ 532 w 564"/>
                              <a:gd name="T21" fmla="*/ 149 h 585"/>
                              <a:gd name="T22" fmla="*/ 530 w 564"/>
                              <a:gd name="T23" fmla="*/ 170 h 585"/>
                              <a:gd name="T24" fmla="*/ 526 w 564"/>
                              <a:gd name="T25" fmla="*/ 191 h 585"/>
                              <a:gd name="T26" fmla="*/ 519 w 564"/>
                              <a:gd name="T27" fmla="*/ 206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64" h="585">
                                <a:moveTo>
                                  <a:pt x="519" y="206"/>
                                </a:moveTo>
                                <a:lnTo>
                                  <a:pt x="292" y="206"/>
                                </a:lnTo>
                                <a:lnTo>
                                  <a:pt x="375" y="205"/>
                                </a:lnTo>
                                <a:lnTo>
                                  <a:pt x="389" y="196"/>
                                </a:lnTo>
                                <a:lnTo>
                                  <a:pt x="399" y="178"/>
                                </a:lnTo>
                                <a:lnTo>
                                  <a:pt x="400" y="149"/>
                                </a:lnTo>
                                <a:lnTo>
                                  <a:pt x="387" y="132"/>
                                </a:lnTo>
                                <a:lnTo>
                                  <a:pt x="367" y="125"/>
                                </a:lnTo>
                                <a:lnTo>
                                  <a:pt x="530" y="125"/>
                                </a:lnTo>
                                <a:lnTo>
                                  <a:pt x="530" y="126"/>
                                </a:lnTo>
                                <a:lnTo>
                                  <a:pt x="532" y="149"/>
                                </a:lnTo>
                                <a:lnTo>
                                  <a:pt x="530" y="170"/>
                                </a:lnTo>
                                <a:lnTo>
                                  <a:pt x="526" y="191"/>
                                </a:lnTo>
                                <a:lnTo>
                                  <a:pt x="519" y="20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3" name="Freeform 45"/>
                        <wps:cNvSpPr>
                          <a:spLocks/>
                        </wps:cNvSpPr>
                        <wps:spPr bwMode="auto">
                          <a:xfrm>
                            <a:off x="9223" y="157"/>
                            <a:ext cx="564" cy="585"/>
                          </a:xfrm>
                          <a:custGeom>
                            <a:avLst/>
                            <a:gdLst>
                              <a:gd name="T0" fmla="*/ 557 w 564"/>
                              <a:gd name="T1" fmla="*/ 459 h 585"/>
                              <a:gd name="T2" fmla="*/ 380 w 564"/>
                              <a:gd name="T3" fmla="*/ 459 h 585"/>
                              <a:gd name="T4" fmla="*/ 395 w 564"/>
                              <a:gd name="T5" fmla="*/ 456 h 585"/>
                              <a:gd name="T6" fmla="*/ 412 w 564"/>
                              <a:gd name="T7" fmla="*/ 447 h 585"/>
                              <a:gd name="T8" fmla="*/ 426 w 564"/>
                              <a:gd name="T9" fmla="*/ 432 h 585"/>
                              <a:gd name="T10" fmla="*/ 435 w 564"/>
                              <a:gd name="T11" fmla="*/ 411 h 585"/>
                              <a:gd name="T12" fmla="*/ 438 w 564"/>
                              <a:gd name="T13" fmla="*/ 384 h 585"/>
                              <a:gd name="T14" fmla="*/ 431 w 564"/>
                              <a:gd name="T15" fmla="*/ 362 h 585"/>
                              <a:gd name="T16" fmla="*/ 419 w 564"/>
                              <a:gd name="T17" fmla="*/ 345 h 585"/>
                              <a:gd name="T18" fmla="*/ 401 w 564"/>
                              <a:gd name="T19" fmla="*/ 333 h 585"/>
                              <a:gd name="T20" fmla="*/ 380 w 564"/>
                              <a:gd name="T21" fmla="*/ 329 h 585"/>
                              <a:gd name="T22" fmla="*/ 544 w 564"/>
                              <a:gd name="T23" fmla="*/ 329 h 585"/>
                              <a:gd name="T24" fmla="*/ 548 w 564"/>
                              <a:gd name="T25" fmla="*/ 336 h 585"/>
                              <a:gd name="T26" fmla="*/ 555 w 564"/>
                              <a:gd name="T27" fmla="*/ 356 h 585"/>
                              <a:gd name="T28" fmla="*/ 560 w 564"/>
                              <a:gd name="T29" fmla="*/ 377 h 585"/>
                              <a:gd name="T30" fmla="*/ 563 w 564"/>
                              <a:gd name="T31" fmla="*/ 401 h 585"/>
                              <a:gd name="T32" fmla="*/ 564 w 564"/>
                              <a:gd name="T33" fmla="*/ 426 h 585"/>
                              <a:gd name="T34" fmla="*/ 560 w 564"/>
                              <a:gd name="T35" fmla="*/ 448 h 585"/>
                              <a:gd name="T36" fmla="*/ 557 w 564"/>
                              <a:gd name="T37" fmla="*/ 459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4" h="585">
                                <a:moveTo>
                                  <a:pt x="557" y="459"/>
                                </a:moveTo>
                                <a:lnTo>
                                  <a:pt x="380" y="459"/>
                                </a:lnTo>
                                <a:lnTo>
                                  <a:pt x="395" y="456"/>
                                </a:lnTo>
                                <a:lnTo>
                                  <a:pt x="412" y="447"/>
                                </a:lnTo>
                                <a:lnTo>
                                  <a:pt x="426" y="432"/>
                                </a:lnTo>
                                <a:lnTo>
                                  <a:pt x="435" y="411"/>
                                </a:lnTo>
                                <a:lnTo>
                                  <a:pt x="438" y="384"/>
                                </a:lnTo>
                                <a:lnTo>
                                  <a:pt x="431" y="362"/>
                                </a:lnTo>
                                <a:lnTo>
                                  <a:pt x="419" y="345"/>
                                </a:lnTo>
                                <a:lnTo>
                                  <a:pt x="401" y="333"/>
                                </a:lnTo>
                                <a:lnTo>
                                  <a:pt x="380" y="329"/>
                                </a:lnTo>
                                <a:lnTo>
                                  <a:pt x="544" y="329"/>
                                </a:lnTo>
                                <a:lnTo>
                                  <a:pt x="548" y="336"/>
                                </a:lnTo>
                                <a:lnTo>
                                  <a:pt x="555" y="356"/>
                                </a:lnTo>
                                <a:lnTo>
                                  <a:pt x="560" y="377"/>
                                </a:lnTo>
                                <a:lnTo>
                                  <a:pt x="563" y="401"/>
                                </a:lnTo>
                                <a:lnTo>
                                  <a:pt x="564" y="426"/>
                                </a:lnTo>
                                <a:lnTo>
                                  <a:pt x="560" y="448"/>
                                </a:lnTo>
                                <a:lnTo>
                                  <a:pt x="557" y="45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1F69BC0D" id="Group 16" o:spid="_x0000_s1026" style="position:absolute;margin-left:36.05pt;margin-top:14.05pt;width:119.15pt;height:36.5pt;z-index:-251657216;mso-position-horizontal-relative:page" coordorigin="8931,-4" coordsize="2256,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" o:allowincell="f">
              <v:shape id="Freeform 17" o:spid="_x0000_s1027" style="position:absolute;left:8933;top:301;width:52;height:57;visibility:visible;mso-wrap-style:square;v-text-anchor:top" coordsize="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" path="m40,57r-29,l,44,,12,11,,40,,52,12r,32l40,57xe" fillcolor="#f79646 [3209]" stroked="f">
                <v:fill opacity="32896f"/>
                <v:path arrowok="t" o:connecttype="custom" o:connectlocs="40,57;11,57;0,44;0,12;11,0;40,0;52,12;52,44;40,57" o:connectangles="0,0,0,0,0,0,0,0,0"/>
              </v:shape>
              <v:shape id="Freeform 18" o:spid="_x0000_s1028" style="position:absolute;left:8938;top:496;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19" o:spid="_x0000_s1029" style="position:absolute;left:9230;top:376;width:101;height:109;visibility:visible;mso-wrap-style:square;v-text-anchor:top" coordsize="10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" path="m66,109l40,107,20,98,6,84,,66,3,39,12,19,27,5,45,,68,4,86,16,97,35r4,20l96,78,84,97,66,109xe" fillcolor="#f79646 [3209]" stroked="f">
                <v:fill opacity="32896f"/>
                <v:path arrowok="t" o:connecttype="custom" o:connectlocs="66,109;40,107;20,98;6,84;0,66;3,39;12,19;27,5;45,0;68,4;86,16;97,35;101,55;96,78;84,97;66,109" o:connectangles="0,0,0,0,0,0,0,0,0,0,0,0,0,0,0,0"/>
              </v:shape>
              <v:shape id="Freeform 20" o:spid="_x0000_s1030" style="position:absolute;left:9118;top:284;width:82;height:90;visibility:visible;mso-wrap-style:square;v-text-anchor:top" coordsize="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" path="m41,89l20,83,6,68,,46,5,23,19,6,38,,60,5,75,20r6,22l81,44,76,67,61,83,41,89xe" fillcolor="#f79646 [3209]" stroked="f">
                <v:fill opacity="32896f"/>
                <v:path arrowok="t" o:connecttype="custom" o:connectlocs="41,89;20,83;6,68;0,46;5,23;19,6;38,0;60,5;75,20;81,42;81,44;76,67;61,83;41,89" o:connectangles="0,0,0,0,0,0,0,0,0,0,0,0,0,0"/>
              </v:shape>
              <v:shape id="Freeform 21" o:spid="_x0000_s1031" style="position:absolute;left:9240;top:561;width:81;height:90;visibility:visible;mso-wrap-style:square;v-text-anchor:top" coordsize="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" path="m41,89l20,83,6,68,,46,5,23,19,6,38,,60,5,75,20r6,22l81,44,76,67,61,83,41,89xe" fillcolor="#f79646 [3209]" stroked="f">
                <v:fill opacity="32896f"/>
                <v:path arrowok="t" o:connecttype="custom" o:connectlocs="41,89;20,83;6,68;0,46;5,23;19,6;38,0;60,5;75,20;81,42;81,44;76,67;61,83;41,89" o:connectangles="0,0,0,0,0,0,0,0,0,0,0,0,0,0"/>
              </v:shape>
              <v:shape id="Freeform 22" o:spid="_x0000_s1032" style="position:absolute;left:9130;top:483;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" path="m38,70l14,65,,51,1,23,11,6,26,,47,6,59,24r2,11l55,57,38,70xe" fillcolor="#f79646 [3209]" stroked="f">
                <v:fill opacity="32896f"/>
                <v:path arrowok="t" o:connecttype="custom" o:connectlocs="38,70;14,65;0,51;1,23;11,6;26,0;47,6;59,24;61,35;55,57;38,70" o:connectangles="0,0,0,0,0,0,0,0,0,0,0"/>
              </v:shape>
              <v:shape id="Freeform 23" o:spid="_x0000_s1033" style="position:absolute;left:9032;top:389;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" path="m38,70l14,65,,51,1,23,11,6,26,,47,6,59,24r2,11l55,57,38,70xe" fillcolor="#f79646 [3209]" stroked="f">
                <v:fill opacity="32896f"/>
                <v:path arrowok="t" o:connecttype="custom" o:connectlocs="38,70;14,65;0,51;1,23;11,6;26,0;47,6;59,24;61,35;55,57;38,70" o:connectangles="0,0,0,0,0,0,0,0,0,0,0"/>
              </v:shape>
              <v:shape id="Freeform 24" o:spid="_x0000_s1034" style="position:absolute;left:9035;top:588;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shape id="Freeform 25" o:spid="_x0000_s1035" style="position:absolute;left:8938;top:120;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26" o:spid="_x0000_s1036" style="position:absolute;left:9240;top:-2;width:81;height:89;visibility:visible;mso-wrap-style:square;v-text-anchor:top" coordsize="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" path="m41,89l20,83,6,68,,46,5,23,19,6,38,,60,5,75,20r6,22l81,44,76,67,61,83,41,89xe" fillcolor="#f79646 [3209]" stroked="f">
                <v:fill opacity="32896f"/>
                <v:path arrowok="t" o:connecttype="custom" o:connectlocs="41,89;20,83;6,68;0,46;5,23;19,6;38,0;60,5;75,20;81,42;81,44;76,67;61,83;41,89" o:connectangles="0,0,0,0,0,0,0,0,0,0,0,0,0,0"/>
              </v:shape>
              <v:shape id="Freeform 27" o:spid="_x0000_s1037" style="position:absolute;left:9130;top:107;width:62;height:71;visibility:visible;mso-wrap-style:square;v-text-anchor:top" coordsize="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" path="m38,70l14,65,,51,1,23,11,6,26,,47,6,59,24r2,11l55,57,38,70xe" fillcolor="#f79646 [3209]" stroked="f">
                <v:fill opacity="32896f"/>
                <v:path arrowok="t" o:connecttype="custom" o:connectlocs="38,70;14,65;0,51;1,23;11,6;26,0;47,6;59,24;61,35;55,57;38,70" o:connectangles="0,0,0,0,0,0,0,0,0,0,0"/>
              </v:shape>
              <v:shape id="Freeform 28" o:spid="_x0000_s1038" style="position:absolute;left:9035;top:207;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rect id="Rectangle 29" o:spid="_x0000_s1039" style="position:absolute;left:9795;top:156;width:41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" fillcolor="#f79646 [3209]" stroked="f">
                <v:fill opacity="32896f"/>
              </v:rect>
              <v:rect id="Rectangle 30" o:spid="_x0000_s1040" style="position:absolute;left:9940;top:282;width:127;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" fillcolor="#f79646 [3209]" stroked="f">
                <v:fill opacity="32896f"/>
              </v:rect>
              <v:rect id="Rectangle 31" o:spid="_x0000_s1041" style="position:absolute;left:10272;top:156;width:35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" fillcolor="#f79646 [3209]" stroked="f">
                <v:fill opacity="32896f"/>
              </v:rect>
              <v:rect id="Rectangle 32" o:spid="_x0000_s1042" style="position:absolute;left:10272;top:282;width:127;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" fillcolor="#f79646 [3209]" stroked="f">
                <v:fill opacity="32896f"/>
              </v:rect>
              <v:rect id="Rectangle 33" o:spid="_x0000_s1043" style="position:absolute;left:10272;top:378;width:331;height: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" fillcolor="#f79646 [3209]" stroked="f">
                <v:fill opacity="32896f"/>
              </v:rect>
              <v:rect id="Rectangle 34" o:spid="_x0000_s1044" style="position:absolute;left:10272;top:502;width:127;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" fillcolor="#f79646 [3209]" stroked="f">
                <v:fill opacity="32896f"/>
              </v:rect>
              <v:rect id="Rectangle 35" o:spid="_x0000_s1045" style="position:absolute;left:10272;top:615;width:36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" fillcolor="#f79646 [3209]" stroked="f">
                <v:fill opacity="32896f"/>
              </v:rect>
              <v:group id="Group 36" o:spid="_x0000_s1046" style="position:absolute;left:10684;top:149;width:501;height:600" coordorigin="10684,149"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7" o:spid="_x0000_s1047"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" path="m274,599r-5,l249,598r-20,-2l210,592r-19,-6l172,579r-18,-9l137,560,119,548,103,535,86,521,71,504,59,489,48,474,38,457,30,439,22,421,15,402,10,382,5,361,2,339,,317,,294,,273,2,253,6,233r4,-19l16,194r7,-18l31,158,41,140,51,122,63,105,77,89,91,72,106,59,122,47,139,36r17,-9l175,19r19,-7l214,7,235,3,256,r23,l301,1r22,2l343,8r20,5l382,21r17,9l416,41r16,12l447,67r14,16l474,101r12,19l491,129r-225,l246,131r-18,5l210,144r-17,12l177,170r-16,18l152,204r-8,17l138,240r-4,21l131,283r-1,25l132,333r5,24l144,379r10,20l166,417r14,16l196,446r17,11l233,465r21,4l278,471r216,l486,485r-12,17l461,518r-15,14l431,546r-16,12l398,568r-18,10l360,585r-20,6l319,596r-22,2l274,599xe" fillcolor="#f79646 [3209]" stroked="f">
                  <v:fill opacity="32896f"/>
                  <v:path arrowok="t" o:connecttype="custom" o:connectlocs="269,599;229,596;191,586;154,570;119,548;86,521;59,489;38,457;22,421;10,382;2,339;0,294;2,253;10,214;23,176;41,140;63,105;91,72;122,47;156,27;194,12;235,3;279,0;323,3;363,13;399,30;432,53;461,83;486,120;266,129;228,136;193,156;161,188;144,221;134,261;130,308;137,357;154,399;180,433;213,457;254,469;494,471;474,502;446,532;415,558;380,578;340,591;297,598" o:connectangles="0,0,0,0,0,0,0,0,0,0,0,0,0,0,0,0,0,0,0,0,0,0,0,0,0,0,0,0,0,0,0,0,0,0,0,0,0,0,0,0,0,0,0,0,0,0,0,0"/>
                </v:shape>
                <v:shape id="Freeform 38" o:spid="_x0000_s1048"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" path="m393,207l377,181,364,166,350,153,333,143r-20,-8l291,130r-25,-1l491,129r1,1l393,207xe" fillcolor="#f79646 [3209]" stroked="f">
                  <v:fill opacity="32896f"/>
                  <v:path arrowok="t" o:connecttype="custom" o:connectlocs="393,207;377,181;364,166;350,153;333,143;313,135;291,130;266,129;491,129;492,130;393,207" o:connectangles="0,0,0,0,0,0,0,0,0,0,0"/>
                </v:shape>
                <v:shape id="Freeform 39" o:spid="_x0000_s1049"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" path="m494,471r-216,l301,469r21,-6l340,454r15,-11l370,429r12,-16l394,394r7,-10l501,460r-7,11xe" fillcolor="#f79646 [3209]" stroked="f">
                  <v:fill opacity="32896f"/>
                  <v:path arrowok="t" o:connecttype="custom" o:connectlocs="494,471;278,471;301,469;322,463;340,454;355,443;370,429;382,413;394,394;401,384;501,460;494,471" o:connectangles="0,0,0,0,0,0,0,0,0,0,0,0"/>
                </v:shape>
              </v:group>
              <v:group id="Group 40" o:spid="_x0000_s1050" style="position:absolute;left:9223;top:157;width:564;height:585" coordorigin="9223,157"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41" o:spid="_x0000_s1051"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" path="m491,47r-339,l167,36,185,15,202,4,222,,396,r22,4l439,11r20,10l477,33r14,14xe" fillcolor="#f79646 [3209]" stroked="f">
                  <v:fill opacity="32896f"/>
                  <v:path arrowok="t" o:connecttype="custom" o:connectlocs="491,47;152,47;167,36;185,15;202,4;222,0;396,0;418,4;439,11;459,21;477,33;491,47" o:connectangles="0,0,0,0,0,0,0,0,0,0,0,0"/>
                </v:shape>
                <v:shape id="Freeform 42" o:spid="_x0000_s1052"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" path="m49,138l30,130,14,116,3,96,,73,3,52,12,34,27,20,48,11,73,9r19,8l106,32r6,6l127,46r25,1l491,47r2,1l506,65r11,19l524,102r-403,l112,107r-7,10l92,129r-18,7l49,138xe" fillcolor="#f79646 [3209]" stroked="f">
                  <v:fill opacity="32896f"/>
                  <v:path arrowok="t" o:connecttype="custom" o:connectlocs="49,138;30,130;14,116;3,96;0,73;3,52;12,34;27,20;48,11;73,9;92,17;106,32;112,38;127,46;152,47;491,47;493,48;506,65;517,84;524,102;121,102;112,107;105,117;92,129;74,136;49,138" o:connectangles="0,0,0,0,0,0,0,0,0,0,0,0,0,0,0,0,0,0,0,0,0,0,0,0,0,0"/>
                </v:shape>
                <v:shape id="Freeform 43" o:spid="_x0000_s1053"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" path="m380,585r-215,l165,205r,-66l163,127,151,109r-19,-7l524,102r1,2l530,125r-238,l292,206r227,l518,210r-10,17l496,243r-15,15l488,262r15,12l516,287r13,15l539,318r5,11l292,329r,130l557,459r-3,9l545,488r-12,19l520,523r-16,16l487,552r-19,11l448,572r-22,7l403,583r-23,2xe" fillcolor="#f79646 [3209]" stroked="f">
                  <v:fill opacity="32896f"/>
                  <v:path arrowok="t" o:connecttype="custom" o:connectlocs="380,585;165,585;165,205;165,139;163,127;151,109;132,102;524,102;525,104;530,125;292,125;292,206;519,206;518,210;508,227;496,243;481,258;488,262;503,274;516,287;529,302;539,318;544,329;292,329;292,459;557,459;554,468;545,488;533,507;520,523;504,539;487,552;468,563;448,572;426,579;403,583;380,585" o:connectangles="0,0,0,0,0,0,0,0,0,0,0,0,0,0,0,0,0,0,0,0,0,0,0,0,0,0,0,0,0,0,0,0,0,0,0,0,0"/>
                </v:shape>
                <v:shape id="Freeform 44" o:spid="_x0000_s1054"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" path="m519,206r-227,l375,205r14,-9l399,178r1,-29l387,132r-20,-7l530,125r,1l532,149r-2,21l526,191r-7,15xe" fillcolor="#f79646 [3209]" stroked="f">
                  <v:fill opacity="32896f"/>
                  <v:path arrowok="t" o:connecttype="custom" o:connectlocs="519,206;292,206;375,205;389,196;399,178;400,149;387,132;367,125;530,125;530,126;532,149;530,170;526,191;519,206" o:connectangles="0,0,0,0,0,0,0,0,0,0,0,0,0,0"/>
                </v:shape>
                <v:shape id="Freeform 45" o:spid="_x0000_s1055"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" path="m557,459r-177,l395,456r17,-9l426,432r9,-21l438,384r-7,-22l419,345,401,333r-21,-4l544,329r4,7l555,356r5,21l563,401r1,25l560,448r-3,11xe" fillcolor="#f79646 [3209]" stroked="f">
                  <v:fill opacity="32896f"/>
                  <v:path arrowok="t" o:connecttype="custom" o:connectlocs="557,459;380,459;395,456;412,447;426,432;435,411;438,384;431,362;419,345;401,333;380,329;544,329;548,336;555,356;560,377;563,401;564,426;560,448;557,459" o:connectangles="0,0,0,0,0,0,0,0,0,0,0,0,0,0,0,0,0,0,0"/>
                </v:shape>
              </v:group>
              <w10:wrap anchorx="page"/>
            </v:group>
          </w:pict>
        </mc:Fallback>
      </mc:AlternateContent>
    </w:r>
    <w:r>
      <w:rPr>
        <w:noProof/>
      </w:rPr>
      <w:drawing>
        <wp:anchor distT="0" distB="0" distL="114300" distR="114300" simplePos="0" relativeHeight="251658241" behindDoc="0" locked="0" layoutInCell="1" allowOverlap="1" wp14:anchorId="5DF87BDE" wp14:editId="1A333110">
          <wp:simplePos x="0" y="0"/>
          <wp:positionH relativeFrom="column">
            <wp:posOffset>4335780</wp:posOffset>
          </wp:positionH>
          <wp:positionV relativeFrom="paragraph">
            <wp:posOffset>-162560</wp:posOffset>
          </wp:positionV>
          <wp:extent cx="1247775" cy="1143000"/>
          <wp:effectExtent l="0" t="0" r="9525" b="0"/>
          <wp:wrapNone/>
          <wp:docPr id="1557453278" name="Picture 155745327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1143000"/>
                  </a:xfrm>
                  <a:prstGeom prst="rect">
                    <a:avLst/>
                  </a:prstGeom>
                  <a:noFill/>
                  <a:ln>
                    <a:noFill/>
                  </a:ln>
                </pic:spPr>
              </pic:pic>
            </a:graphicData>
          </a:graphic>
        </wp:anchor>
      </w:drawing>
    </w:r>
    <w:r w:rsidR="00330589">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E38B" w14:textId="77777777" w:rsidR="001939AA" w:rsidRDefault="001939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1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E2B45"/>
    <w:multiLevelType w:val="hybridMultilevel"/>
    <w:tmpl w:val="E082904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FD29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5487C"/>
    <w:multiLevelType w:val="multilevel"/>
    <w:tmpl w:val="E17E4C8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8DE0A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E3F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06C2D"/>
    <w:multiLevelType w:val="multilevel"/>
    <w:tmpl w:val="FFFFFFFF"/>
    <w:lvl w:ilvl="0">
      <w:start w:val="2"/>
      <w:numFmt w:val="decimal"/>
      <w:lvlText w:val="%1"/>
      <w:lvlJc w:val="left"/>
      <w:pPr>
        <w:ind w:left="402" w:hanging="40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3EAE50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86D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26FE3"/>
    <w:multiLevelType w:val="multilevel"/>
    <w:tmpl w:val="C638F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507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17D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D3EE1"/>
    <w:multiLevelType w:val="hybridMultilevel"/>
    <w:tmpl w:val="81A404E0"/>
    <w:lvl w:ilvl="0" w:tplc="03C03DB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CE53A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777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601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E4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938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820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A72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898311">
    <w:abstractNumId w:val="12"/>
  </w:num>
  <w:num w:numId="2" w16cid:durableId="1749187526">
    <w:abstractNumId w:val="3"/>
  </w:num>
  <w:num w:numId="3" w16cid:durableId="2042168107">
    <w:abstractNumId w:val="10"/>
  </w:num>
  <w:num w:numId="4" w16cid:durableId="673190505">
    <w:abstractNumId w:val="1"/>
  </w:num>
  <w:num w:numId="5" w16cid:durableId="457067962">
    <w:abstractNumId w:val="19"/>
  </w:num>
  <w:num w:numId="6" w16cid:durableId="582491873">
    <w:abstractNumId w:val="9"/>
  </w:num>
  <w:num w:numId="7" w16cid:durableId="125051726">
    <w:abstractNumId w:val="17"/>
  </w:num>
  <w:num w:numId="8" w16cid:durableId="707879029">
    <w:abstractNumId w:val="15"/>
  </w:num>
  <w:num w:numId="9" w16cid:durableId="305545801">
    <w:abstractNumId w:val="7"/>
  </w:num>
  <w:num w:numId="10" w16cid:durableId="1305936567">
    <w:abstractNumId w:val="6"/>
  </w:num>
  <w:num w:numId="11" w16cid:durableId="1593203448">
    <w:abstractNumId w:val="13"/>
  </w:num>
  <w:num w:numId="12" w16cid:durableId="2035645580">
    <w:abstractNumId w:val="16"/>
  </w:num>
  <w:num w:numId="13" w16cid:durableId="1715421884">
    <w:abstractNumId w:val="4"/>
  </w:num>
  <w:num w:numId="14" w16cid:durableId="1489784279">
    <w:abstractNumId w:val="18"/>
  </w:num>
  <w:num w:numId="15" w16cid:durableId="438136659">
    <w:abstractNumId w:val="0"/>
  </w:num>
  <w:num w:numId="16" w16cid:durableId="571039264">
    <w:abstractNumId w:val="5"/>
  </w:num>
  <w:num w:numId="17" w16cid:durableId="1005209118">
    <w:abstractNumId w:val="8"/>
  </w:num>
  <w:num w:numId="18" w16cid:durableId="2030060204">
    <w:abstractNumId w:val="2"/>
  </w:num>
  <w:num w:numId="19" w16cid:durableId="633602880">
    <w:abstractNumId w:val="11"/>
  </w:num>
  <w:num w:numId="20" w16cid:durableId="1657684072">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77"/>
    <w:rsid w:val="0000032A"/>
    <w:rsid w:val="0000199F"/>
    <w:rsid w:val="000025DF"/>
    <w:rsid w:val="00003B09"/>
    <w:rsid w:val="0000753B"/>
    <w:rsid w:val="00007602"/>
    <w:rsid w:val="000078B4"/>
    <w:rsid w:val="000104B6"/>
    <w:rsid w:val="00010F45"/>
    <w:rsid w:val="00011D2E"/>
    <w:rsid w:val="0001267B"/>
    <w:rsid w:val="000127AE"/>
    <w:rsid w:val="000131F9"/>
    <w:rsid w:val="00013657"/>
    <w:rsid w:val="000136A8"/>
    <w:rsid w:val="00013FBD"/>
    <w:rsid w:val="000140A6"/>
    <w:rsid w:val="000203D4"/>
    <w:rsid w:val="00020AB8"/>
    <w:rsid w:val="00022299"/>
    <w:rsid w:val="00022DE5"/>
    <w:rsid w:val="00024F26"/>
    <w:rsid w:val="00025EF5"/>
    <w:rsid w:val="0002618D"/>
    <w:rsid w:val="00027A36"/>
    <w:rsid w:val="00030F68"/>
    <w:rsid w:val="00031788"/>
    <w:rsid w:val="0003374A"/>
    <w:rsid w:val="000339C7"/>
    <w:rsid w:val="00033CB5"/>
    <w:rsid w:val="000358B3"/>
    <w:rsid w:val="0003621D"/>
    <w:rsid w:val="0003783F"/>
    <w:rsid w:val="00037D1A"/>
    <w:rsid w:val="00040A59"/>
    <w:rsid w:val="00043113"/>
    <w:rsid w:val="00043806"/>
    <w:rsid w:val="00043DA4"/>
    <w:rsid w:val="00043EF7"/>
    <w:rsid w:val="00044090"/>
    <w:rsid w:val="0004412D"/>
    <w:rsid w:val="00045327"/>
    <w:rsid w:val="0004572D"/>
    <w:rsid w:val="00046924"/>
    <w:rsid w:val="00050725"/>
    <w:rsid w:val="00050D16"/>
    <w:rsid w:val="00051945"/>
    <w:rsid w:val="00052F2E"/>
    <w:rsid w:val="00053BB5"/>
    <w:rsid w:val="000546DA"/>
    <w:rsid w:val="0005490F"/>
    <w:rsid w:val="00054E06"/>
    <w:rsid w:val="000553D4"/>
    <w:rsid w:val="00055A89"/>
    <w:rsid w:val="00055C49"/>
    <w:rsid w:val="00056645"/>
    <w:rsid w:val="0005786D"/>
    <w:rsid w:val="000600B4"/>
    <w:rsid w:val="000606D4"/>
    <w:rsid w:val="00062701"/>
    <w:rsid w:val="00062F21"/>
    <w:rsid w:val="00063172"/>
    <w:rsid w:val="0006332A"/>
    <w:rsid w:val="00064330"/>
    <w:rsid w:val="00064613"/>
    <w:rsid w:val="000655DC"/>
    <w:rsid w:val="00065D18"/>
    <w:rsid w:val="00066E96"/>
    <w:rsid w:val="00067069"/>
    <w:rsid w:val="0007090E"/>
    <w:rsid w:val="00071019"/>
    <w:rsid w:val="00072558"/>
    <w:rsid w:val="00072A62"/>
    <w:rsid w:val="00073A3A"/>
    <w:rsid w:val="000761B8"/>
    <w:rsid w:val="00076290"/>
    <w:rsid w:val="00080584"/>
    <w:rsid w:val="00080BFE"/>
    <w:rsid w:val="00081149"/>
    <w:rsid w:val="00083223"/>
    <w:rsid w:val="00083467"/>
    <w:rsid w:val="00083730"/>
    <w:rsid w:val="000837A6"/>
    <w:rsid w:val="00083946"/>
    <w:rsid w:val="00084830"/>
    <w:rsid w:val="00084E70"/>
    <w:rsid w:val="00086DB2"/>
    <w:rsid w:val="00090863"/>
    <w:rsid w:val="0009234F"/>
    <w:rsid w:val="000926C6"/>
    <w:rsid w:val="00093591"/>
    <w:rsid w:val="0009395E"/>
    <w:rsid w:val="00093A53"/>
    <w:rsid w:val="00095567"/>
    <w:rsid w:val="00096D4A"/>
    <w:rsid w:val="000A0246"/>
    <w:rsid w:val="000A0576"/>
    <w:rsid w:val="000A0CE9"/>
    <w:rsid w:val="000A15E9"/>
    <w:rsid w:val="000A1978"/>
    <w:rsid w:val="000A197F"/>
    <w:rsid w:val="000A210D"/>
    <w:rsid w:val="000A2DFD"/>
    <w:rsid w:val="000A2E76"/>
    <w:rsid w:val="000A48B6"/>
    <w:rsid w:val="000A4D5E"/>
    <w:rsid w:val="000A5402"/>
    <w:rsid w:val="000A6049"/>
    <w:rsid w:val="000A7472"/>
    <w:rsid w:val="000A799E"/>
    <w:rsid w:val="000B0A3E"/>
    <w:rsid w:val="000B2741"/>
    <w:rsid w:val="000B28C2"/>
    <w:rsid w:val="000B308B"/>
    <w:rsid w:val="000B5201"/>
    <w:rsid w:val="000B5BF0"/>
    <w:rsid w:val="000B5C2C"/>
    <w:rsid w:val="000B69AC"/>
    <w:rsid w:val="000C08A4"/>
    <w:rsid w:val="000C0D49"/>
    <w:rsid w:val="000C1314"/>
    <w:rsid w:val="000C392F"/>
    <w:rsid w:val="000C3BD2"/>
    <w:rsid w:val="000C42D9"/>
    <w:rsid w:val="000C5770"/>
    <w:rsid w:val="000C7540"/>
    <w:rsid w:val="000D09FA"/>
    <w:rsid w:val="000D11AE"/>
    <w:rsid w:val="000D18BC"/>
    <w:rsid w:val="000D1E68"/>
    <w:rsid w:val="000D1FEA"/>
    <w:rsid w:val="000D2610"/>
    <w:rsid w:val="000D2B72"/>
    <w:rsid w:val="000D302D"/>
    <w:rsid w:val="000D4F0E"/>
    <w:rsid w:val="000D4F79"/>
    <w:rsid w:val="000D5EF7"/>
    <w:rsid w:val="000D6005"/>
    <w:rsid w:val="000D6886"/>
    <w:rsid w:val="000D7162"/>
    <w:rsid w:val="000D71A7"/>
    <w:rsid w:val="000D7E44"/>
    <w:rsid w:val="000D7E76"/>
    <w:rsid w:val="000E01FC"/>
    <w:rsid w:val="000E2ADA"/>
    <w:rsid w:val="000E4E55"/>
    <w:rsid w:val="000E52A5"/>
    <w:rsid w:val="000E5CC1"/>
    <w:rsid w:val="000F036E"/>
    <w:rsid w:val="000F1A75"/>
    <w:rsid w:val="000F1F42"/>
    <w:rsid w:val="000F29B0"/>
    <w:rsid w:val="000F3052"/>
    <w:rsid w:val="000F3212"/>
    <w:rsid w:val="000F326C"/>
    <w:rsid w:val="000F37E3"/>
    <w:rsid w:val="000F5224"/>
    <w:rsid w:val="000F5A28"/>
    <w:rsid w:val="000F66B3"/>
    <w:rsid w:val="000F6C9E"/>
    <w:rsid w:val="000F7FAE"/>
    <w:rsid w:val="0010308F"/>
    <w:rsid w:val="00103882"/>
    <w:rsid w:val="001046BD"/>
    <w:rsid w:val="00104A74"/>
    <w:rsid w:val="00104EC8"/>
    <w:rsid w:val="00105E9C"/>
    <w:rsid w:val="00107591"/>
    <w:rsid w:val="001102F7"/>
    <w:rsid w:val="00110682"/>
    <w:rsid w:val="00112B2B"/>
    <w:rsid w:val="00112F69"/>
    <w:rsid w:val="00115862"/>
    <w:rsid w:val="001161BF"/>
    <w:rsid w:val="0011667A"/>
    <w:rsid w:val="00116FD9"/>
    <w:rsid w:val="00123A95"/>
    <w:rsid w:val="00125CDE"/>
    <w:rsid w:val="00125F21"/>
    <w:rsid w:val="0012620F"/>
    <w:rsid w:val="00130FCD"/>
    <w:rsid w:val="00131C77"/>
    <w:rsid w:val="00131EB8"/>
    <w:rsid w:val="00132015"/>
    <w:rsid w:val="0013346A"/>
    <w:rsid w:val="001334B9"/>
    <w:rsid w:val="00133506"/>
    <w:rsid w:val="00135102"/>
    <w:rsid w:val="001355D5"/>
    <w:rsid w:val="00135B1C"/>
    <w:rsid w:val="00135B39"/>
    <w:rsid w:val="00135D39"/>
    <w:rsid w:val="00136BAA"/>
    <w:rsid w:val="00137680"/>
    <w:rsid w:val="00137AE7"/>
    <w:rsid w:val="00137DD8"/>
    <w:rsid w:val="001405C3"/>
    <w:rsid w:val="00141B10"/>
    <w:rsid w:val="00141B31"/>
    <w:rsid w:val="00141DE9"/>
    <w:rsid w:val="0014286C"/>
    <w:rsid w:val="001450EC"/>
    <w:rsid w:val="00145F04"/>
    <w:rsid w:val="00146D63"/>
    <w:rsid w:val="00150395"/>
    <w:rsid w:val="00151623"/>
    <w:rsid w:val="00151BA3"/>
    <w:rsid w:val="00153378"/>
    <w:rsid w:val="001535CA"/>
    <w:rsid w:val="001539BC"/>
    <w:rsid w:val="00153C1D"/>
    <w:rsid w:val="00153D29"/>
    <w:rsid w:val="00154C7E"/>
    <w:rsid w:val="00155453"/>
    <w:rsid w:val="001565EE"/>
    <w:rsid w:val="00156D3F"/>
    <w:rsid w:val="00157B0F"/>
    <w:rsid w:val="00157C15"/>
    <w:rsid w:val="00157EB3"/>
    <w:rsid w:val="001610E4"/>
    <w:rsid w:val="00162647"/>
    <w:rsid w:val="00163BCC"/>
    <w:rsid w:val="00166215"/>
    <w:rsid w:val="00166487"/>
    <w:rsid w:val="0017071A"/>
    <w:rsid w:val="00172FF6"/>
    <w:rsid w:val="00173A8B"/>
    <w:rsid w:val="00175DDA"/>
    <w:rsid w:val="00181291"/>
    <w:rsid w:val="001820C5"/>
    <w:rsid w:val="00182597"/>
    <w:rsid w:val="00183849"/>
    <w:rsid w:val="0018470D"/>
    <w:rsid w:val="00184711"/>
    <w:rsid w:val="00190E61"/>
    <w:rsid w:val="00191197"/>
    <w:rsid w:val="00192042"/>
    <w:rsid w:val="00192633"/>
    <w:rsid w:val="0019283F"/>
    <w:rsid w:val="00192EDF"/>
    <w:rsid w:val="001939AA"/>
    <w:rsid w:val="00194A8B"/>
    <w:rsid w:val="001955FC"/>
    <w:rsid w:val="0019657A"/>
    <w:rsid w:val="001968A8"/>
    <w:rsid w:val="00196B1E"/>
    <w:rsid w:val="001A1B4F"/>
    <w:rsid w:val="001A31BB"/>
    <w:rsid w:val="001A4FAE"/>
    <w:rsid w:val="001A53D7"/>
    <w:rsid w:val="001A619C"/>
    <w:rsid w:val="001B05B6"/>
    <w:rsid w:val="001B096A"/>
    <w:rsid w:val="001B098B"/>
    <w:rsid w:val="001B130B"/>
    <w:rsid w:val="001B159C"/>
    <w:rsid w:val="001B1E7C"/>
    <w:rsid w:val="001B3256"/>
    <w:rsid w:val="001B3D76"/>
    <w:rsid w:val="001B5BF1"/>
    <w:rsid w:val="001C03CB"/>
    <w:rsid w:val="001C07C5"/>
    <w:rsid w:val="001C0B2B"/>
    <w:rsid w:val="001C1DC9"/>
    <w:rsid w:val="001C2499"/>
    <w:rsid w:val="001C31C3"/>
    <w:rsid w:val="001C5C4E"/>
    <w:rsid w:val="001C65B1"/>
    <w:rsid w:val="001C66E4"/>
    <w:rsid w:val="001C6F66"/>
    <w:rsid w:val="001C703D"/>
    <w:rsid w:val="001C71BB"/>
    <w:rsid w:val="001C7340"/>
    <w:rsid w:val="001C7745"/>
    <w:rsid w:val="001C7B71"/>
    <w:rsid w:val="001D0CB1"/>
    <w:rsid w:val="001D122D"/>
    <w:rsid w:val="001D37E8"/>
    <w:rsid w:val="001D3F56"/>
    <w:rsid w:val="001D4AE9"/>
    <w:rsid w:val="001D4D26"/>
    <w:rsid w:val="001D50C0"/>
    <w:rsid w:val="001D5120"/>
    <w:rsid w:val="001D5A10"/>
    <w:rsid w:val="001D5A59"/>
    <w:rsid w:val="001D5FAD"/>
    <w:rsid w:val="001D6919"/>
    <w:rsid w:val="001D739E"/>
    <w:rsid w:val="001E0601"/>
    <w:rsid w:val="001E1117"/>
    <w:rsid w:val="001E1A45"/>
    <w:rsid w:val="001E210D"/>
    <w:rsid w:val="001E2DA2"/>
    <w:rsid w:val="001E2E4C"/>
    <w:rsid w:val="001E56B9"/>
    <w:rsid w:val="001E65C5"/>
    <w:rsid w:val="001E6DFB"/>
    <w:rsid w:val="001F0D3D"/>
    <w:rsid w:val="001F0DE1"/>
    <w:rsid w:val="001F25F2"/>
    <w:rsid w:val="001F39CB"/>
    <w:rsid w:val="001F47EC"/>
    <w:rsid w:val="001F4E64"/>
    <w:rsid w:val="001F626F"/>
    <w:rsid w:val="001F63C9"/>
    <w:rsid w:val="001F655C"/>
    <w:rsid w:val="001F6E2F"/>
    <w:rsid w:val="001F72E8"/>
    <w:rsid w:val="001F785F"/>
    <w:rsid w:val="00200263"/>
    <w:rsid w:val="00200BC7"/>
    <w:rsid w:val="00201AD9"/>
    <w:rsid w:val="002022F9"/>
    <w:rsid w:val="002026F8"/>
    <w:rsid w:val="00202BA9"/>
    <w:rsid w:val="00203EAC"/>
    <w:rsid w:val="00203F1B"/>
    <w:rsid w:val="002056EB"/>
    <w:rsid w:val="0020575D"/>
    <w:rsid w:val="00206A73"/>
    <w:rsid w:val="00206AB4"/>
    <w:rsid w:val="00207442"/>
    <w:rsid w:val="00207B4D"/>
    <w:rsid w:val="002103CE"/>
    <w:rsid w:val="00210A1B"/>
    <w:rsid w:val="00211474"/>
    <w:rsid w:val="00213261"/>
    <w:rsid w:val="002137C1"/>
    <w:rsid w:val="00216BC6"/>
    <w:rsid w:val="00216C1E"/>
    <w:rsid w:val="00217891"/>
    <w:rsid w:val="00220AC0"/>
    <w:rsid w:val="00220B6D"/>
    <w:rsid w:val="00221047"/>
    <w:rsid w:val="002221C5"/>
    <w:rsid w:val="00222415"/>
    <w:rsid w:val="00222BA4"/>
    <w:rsid w:val="00222F85"/>
    <w:rsid w:val="00223C4B"/>
    <w:rsid w:val="0022625F"/>
    <w:rsid w:val="00226B10"/>
    <w:rsid w:val="00230077"/>
    <w:rsid w:val="00230783"/>
    <w:rsid w:val="00230CEF"/>
    <w:rsid w:val="00231342"/>
    <w:rsid w:val="00231756"/>
    <w:rsid w:val="002322E1"/>
    <w:rsid w:val="0023298B"/>
    <w:rsid w:val="00235135"/>
    <w:rsid w:val="00237DE8"/>
    <w:rsid w:val="002411E7"/>
    <w:rsid w:val="0024136B"/>
    <w:rsid w:val="0024195C"/>
    <w:rsid w:val="0024248B"/>
    <w:rsid w:val="00242D8F"/>
    <w:rsid w:val="00242FC3"/>
    <w:rsid w:val="0024382F"/>
    <w:rsid w:val="00243F94"/>
    <w:rsid w:val="002447E2"/>
    <w:rsid w:val="00244B7A"/>
    <w:rsid w:val="0024522E"/>
    <w:rsid w:val="002457B7"/>
    <w:rsid w:val="002471BB"/>
    <w:rsid w:val="002508BA"/>
    <w:rsid w:val="002541A1"/>
    <w:rsid w:val="00254F84"/>
    <w:rsid w:val="00255323"/>
    <w:rsid w:val="002553F8"/>
    <w:rsid w:val="00255D81"/>
    <w:rsid w:val="002567EC"/>
    <w:rsid w:val="00257656"/>
    <w:rsid w:val="00260C1E"/>
    <w:rsid w:val="00261942"/>
    <w:rsid w:val="00262E39"/>
    <w:rsid w:val="00263183"/>
    <w:rsid w:val="00263692"/>
    <w:rsid w:val="002646F2"/>
    <w:rsid w:val="00264FA8"/>
    <w:rsid w:val="00265644"/>
    <w:rsid w:val="00266693"/>
    <w:rsid w:val="002704A5"/>
    <w:rsid w:val="0027485B"/>
    <w:rsid w:val="00274E6A"/>
    <w:rsid w:val="00274F63"/>
    <w:rsid w:val="00275019"/>
    <w:rsid w:val="00275C44"/>
    <w:rsid w:val="00276109"/>
    <w:rsid w:val="00276305"/>
    <w:rsid w:val="002769DF"/>
    <w:rsid w:val="00277548"/>
    <w:rsid w:val="00277D9C"/>
    <w:rsid w:val="002801B5"/>
    <w:rsid w:val="00280AD9"/>
    <w:rsid w:val="00281176"/>
    <w:rsid w:val="00281504"/>
    <w:rsid w:val="002817E8"/>
    <w:rsid w:val="00281B74"/>
    <w:rsid w:val="00281BBF"/>
    <w:rsid w:val="002827E3"/>
    <w:rsid w:val="00283739"/>
    <w:rsid w:val="0028726C"/>
    <w:rsid w:val="002900CD"/>
    <w:rsid w:val="00291C03"/>
    <w:rsid w:val="0029282B"/>
    <w:rsid w:val="00294155"/>
    <w:rsid w:val="00294418"/>
    <w:rsid w:val="002A1A6A"/>
    <w:rsid w:val="002A5AA6"/>
    <w:rsid w:val="002A61E3"/>
    <w:rsid w:val="002A66B2"/>
    <w:rsid w:val="002A689D"/>
    <w:rsid w:val="002A6989"/>
    <w:rsid w:val="002B2ED7"/>
    <w:rsid w:val="002B3422"/>
    <w:rsid w:val="002B3947"/>
    <w:rsid w:val="002B47EB"/>
    <w:rsid w:val="002B4CD2"/>
    <w:rsid w:val="002B554D"/>
    <w:rsid w:val="002B5E06"/>
    <w:rsid w:val="002B5F4F"/>
    <w:rsid w:val="002B6370"/>
    <w:rsid w:val="002B7250"/>
    <w:rsid w:val="002B7B48"/>
    <w:rsid w:val="002B7CCD"/>
    <w:rsid w:val="002C039F"/>
    <w:rsid w:val="002C1BD1"/>
    <w:rsid w:val="002C1FDA"/>
    <w:rsid w:val="002C535A"/>
    <w:rsid w:val="002D0DFF"/>
    <w:rsid w:val="002D18A2"/>
    <w:rsid w:val="002D1B9B"/>
    <w:rsid w:val="002D206E"/>
    <w:rsid w:val="002D2418"/>
    <w:rsid w:val="002D32C8"/>
    <w:rsid w:val="002D3711"/>
    <w:rsid w:val="002D3FF9"/>
    <w:rsid w:val="002D4210"/>
    <w:rsid w:val="002D4214"/>
    <w:rsid w:val="002D65BC"/>
    <w:rsid w:val="002D7531"/>
    <w:rsid w:val="002D788B"/>
    <w:rsid w:val="002D7FEB"/>
    <w:rsid w:val="002E03F5"/>
    <w:rsid w:val="002E0BD6"/>
    <w:rsid w:val="002E0F32"/>
    <w:rsid w:val="002E13D5"/>
    <w:rsid w:val="002E147B"/>
    <w:rsid w:val="002E306D"/>
    <w:rsid w:val="002E323C"/>
    <w:rsid w:val="002E3D0E"/>
    <w:rsid w:val="002E48DB"/>
    <w:rsid w:val="002E6392"/>
    <w:rsid w:val="002E71E9"/>
    <w:rsid w:val="002E7D99"/>
    <w:rsid w:val="002F01C7"/>
    <w:rsid w:val="002F0E1A"/>
    <w:rsid w:val="002F1B71"/>
    <w:rsid w:val="002F1DAA"/>
    <w:rsid w:val="002F3CDB"/>
    <w:rsid w:val="002F3F75"/>
    <w:rsid w:val="002F411E"/>
    <w:rsid w:val="002F4AC3"/>
    <w:rsid w:val="002F4B24"/>
    <w:rsid w:val="002F5D3A"/>
    <w:rsid w:val="002F6A04"/>
    <w:rsid w:val="00300BB3"/>
    <w:rsid w:val="003015BE"/>
    <w:rsid w:val="003032D5"/>
    <w:rsid w:val="00303939"/>
    <w:rsid w:val="00304036"/>
    <w:rsid w:val="00304BD0"/>
    <w:rsid w:val="00304E74"/>
    <w:rsid w:val="00306A1E"/>
    <w:rsid w:val="003106E1"/>
    <w:rsid w:val="003112CD"/>
    <w:rsid w:val="00311D58"/>
    <w:rsid w:val="00311E4C"/>
    <w:rsid w:val="00312BAD"/>
    <w:rsid w:val="00313865"/>
    <w:rsid w:val="0031533F"/>
    <w:rsid w:val="00315470"/>
    <w:rsid w:val="00315E84"/>
    <w:rsid w:val="003170B0"/>
    <w:rsid w:val="00317EA3"/>
    <w:rsid w:val="00320C6B"/>
    <w:rsid w:val="00321A26"/>
    <w:rsid w:val="00322184"/>
    <w:rsid w:val="00322D59"/>
    <w:rsid w:val="00323250"/>
    <w:rsid w:val="0032361B"/>
    <w:rsid w:val="003251D2"/>
    <w:rsid w:val="003258E2"/>
    <w:rsid w:val="003267FD"/>
    <w:rsid w:val="00327BE8"/>
    <w:rsid w:val="0033000D"/>
    <w:rsid w:val="0033042A"/>
    <w:rsid w:val="00330589"/>
    <w:rsid w:val="00331414"/>
    <w:rsid w:val="003331D0"/>
    <w:rsid w:val="00333591"/>
    <w:rsid w:val="003377AF"/>
    <w:rsid w:val="00337D25"/>
    <w:rsid w:val="00340ACB"/>
    <w:rsid w:val="00340B88"/>
    <w:rsid w:val="00340E34"/>
    <w:rsid w:val="00342EB1"/>
    <w:rsid w:val="003432A5"/>
    <w:rsid w:val="00344A60"/>
    <w:rsid w:val="00344A95"/>
    <w:rsid w:val="00345293"/>
    <w:rsid w:val="003455E9"/>
    <w:rsid w:val="003456BB"/>
    <w:rsid w:val="003460CF"/>
    <w:rsid w:val="00346C66"/>
    <w:rsid w:val="00353631"/>
    <w:rsid w:val="00353E35"/>
    <w:rsid w:val="003546AF"/>
    <w:rsid w:val="003551BE"/>
    <w:rsid w:val="0035668F"/>
    <w:rsid w:val="00360890"/>
    <w:rsid w:val="00360A3C"/>
    <w:rsid w:val="00360BEB"/>
    <w:rsid w:val="00361E88"/>
    <w:rsid w:val="00362168"/>
    <w:rsid w:val="00364F05"/>
    <w:rsid w:val="00371925"/>
    <w:rsid w:val="00372A4F"/>
    <w:rsid w:val="003733B8"/>
    <w:rsid w:val="0037465C"/>
    <w:rsid w:val="00374EB4"/>
    <w:rsid w:val="00374F60"/>
    <w:rsid w:val="00376A97"/>
    <w:rsid w:val="00380B20"/>
    <w:rsid w:val="00380E77"/>
    <w:rsid w:val="003813DC"/>
    <w:rsid w:val="0038142E"/>
    <w:rsid w:val="003815D6"/>
    <w:rsid w:val="00382D14"/>
    <w:rsid w:val="00384864"/>
    <w:rsid w:val="003854ED"/>
    <w:rsid w:val="00386024"/>
    <w:rsid w:val="003863FD"/>
    <w:rsid w:val="00386C46"/>
    <w:rsid w:val="00386DBB"/>
    <w:rsid w:val="003878EE"/>
    <w:rsid w:val="0039298B"/>
    <w:rsid w:val="003938EE"/>
    <w:rsid w:val="003948FC"/>
    <w:rsid w:val="00395017"/>
    <w:rsid w:val="003957E7"/>
    <w:rsid w:val="00396368"/>
    <w:rsid w:val="003964ED"/>
    <w:rsid w:val="00396813"/>
    <w:rsid w:val="00397043"/>
    <w:rsid w:val="003973F9"/>
    <w:rsid w:val="0039780C"/>
    <w:rsid w:val="003A0657"/>
    <w:rsid w:val="003A0C6A"/>
    <w:rsid w:val="003A2A54"/>
    <w:rsid w:val="003A4989"/>
    <w:rsid w:val="003A49D2"/>
    <w:rsid w:val="003A4E6F"/>
    <w:rsid w:val="003A5569"/>
    <w:rsid w:val="003A5CE2"/>
    <w:rsid w:val="003A7A0E"/>
    <w:rsid w:val="003B0406"/>
    <w:rsid w:val="003B192F"/>
    <w:rsid w:val="003B1EC5"/>
    <w:rsid w:val="003B1F6D"/>
    <w:rsid w:val="003B206C"/>
    <w:rsid w:val="003B2A7C"/>
    <w:rsid w:val="003B2DE6"/>
    <w:rsid w:val="003B4944"/>
    <w:rsid w:val="003B4B25"/>
    <w:rsid w:val="003B559E"/>
    <w:rsid w:val="003B5A87"/>
    <w:rsid w:val="003B696B"/>
    <w:rsid w:val="003B69C9"/>
    <w:rsid w:val="003C0EA3"/>
    <w:rsid w:val="003C3757"/>
    <w:rsid w:val="003C4466"/>
    <w:rsid w:val="003C4B20"/>
    <w:rsid w:val="003C4F77"/>
    <w:rsid w:val="003C559A"/>
    <w:rsid w:val="003C5988"/>
    <w:rsid w:val="003C5AF9"/>
    <w:rsid w:val="003C5C65"/>
    <w:rsid w:val="003C66CE"/>
    <w:rsid w:val="003C687E"/>
    <w:rsid w:val="003C6F18"/>
    <w:rsid w:val="003C7A3F"/>
    <w:rsid w:val="003C7B36"/>
    <w:rsid w:val="003C7C21"/>
    <w:rsid w:val="003D0F17"/>
    <w:rsid w:val="003D1781"/>
    <w:rsid w:val="003D2AF5"/>
    <w:rsid w:val="003D31B0"/>
    <w:rsid w:val="003D62DA"/>
    <w:rsid w:val="003D64F9"/>
    <w:rsid w:val="003D7585"/>
    <w:rsid w:val="003E0328"/>
    <w:rsid w:val="003E04E5"/>
    <w:rsid w:val="003E072F"/>
    <w:rsid w:val="003E13FF"/>
    <w:rsid w:val="003E15F6"/>
    <w:rsid w:val="003E1981"/>
    <w:rsid w:val="003E2848"/>
    <w:rsid w:val="003E29C6"/>
    <w:rsid w:val="003E2C67"/>
    <w:rsid w:val="003E32B9"/>
    <w:rsid w:val="003E372C"/>
    <w:rsid w:val="003E56B4"/>
    <w:rsid w:val="003E64E3"/>
    <w:rsid w:val="003E73E5"/>
    <w:rsid w:val="003F1649"/>
    <w:rsid w:val="003F181F"/>
    <w:rsid w:val="003F1A1F"/>
    <w:rsid w:val="003F1BA9"/>
    <w:rsid w:val="003F470E"/>
    <w:rsid w:val="003F6A77"/>
    <w:rsid w:val="00400DB0"/>
    <w:rsid w:val="00402A11"/>
    <w:rsid w:val="00403D5A"/>
    <w:rsid w:val="00404E73"/>
    <w:rsid w:val="00405015"/>
    <w:rsid w:val="004053FA"/>
    <w:rsid w:val="00406991"/>
    <w:rsid w:val="00406D91"/>
    <w:rsid w:val="00407EB5"/>
    <w:rsid w:val="004106FC"/>
    <w:rsid w:val="0041085F"/>
    <w:rsid w:val="00410ABB"/>
    <w:rsid w:val="00410B3D"/>
    <w:rsid w:val="00411703"/>
    <w:rsid w:val="00411FB1"/>
    <w:rsid w:val="0041232C"/>
    <w:rsid w:val="004135BB"/>
    <w:rsid w:val="0041367A"/>
    <w:rsid w:val="004142EA"/>
    <w:rsid w:val="004144A3"/>
    <w:rsid w:val="004146C1"/>
    <w:rsid w:val="004150AE"/>
    <w:rsid w:val="00415522"/>
    <w:rsid w:val="00415630"/>
    <w:rsid w:val="00415B3B"/>
    <w:rsid w:val="00417774"/>
    <w:rsid w:val="00421892"/>
    <w:rsid w:val="004218FD"/>
    <w:rsid w:val="0042291D"/>
    <w:rsid w:val="00422F54"/>
    <w:rsid w:val="004232F9"/>
    <w:rsid w:val="0042523C"/>
    <w:rsid w:val="00425304"/>
    <w:rsid w:val="00425A5C"/>
    <w:rsid w:val="00426B38"/>
    <w:rsid w:val="0043070A"/>
    <w:rsid w:val="00430818"/>
    <w:rsid w:val="00430CF5"/>
    <w:rsid w:val="00432B49"/>
    <w:rsid w:val="00434905"/>
    <w:rsid w:val="0043520D"/>
    <w:rsid w:val="00436409"/>
    <w:rsid w:val="00437D2C"/>
    <w:rsid w:val="004403D5"/>
    <w:rsid w:val="004417DB"/>
    <w:rsid w:val="004438CE"/>
    <w:rsid w:val="0044442E"/>
    <w:rsid w:val="00445CBA"/>
    <w:rsid w:val="00446479"/>
    <w:rsid w:val="00447488"/>
    <w:rsid w:val="00447E83"/>
    <w:rsid w:val="00450542"/>
    <w:rsid w:val="0045066F"/>
    <w:rsid w:val="004512F2"/>
    <w:rsid w:val="004516A6"/>
    <w:rsid w:val="004526F0"/>
    <w:rsid w:val="00452C09"/>
    <w:rsid w:val="004531F3"/>
    <w:rsid w:val="00453DF5"/>
    <w:rsid w:val="00454547"/>
    <w:rsid w:val="00456087"/>
    <w:rsid w:val="004562FC"/>
    <w:rsid w:val="00456624"/>
    <w:rsid w:val="00456C13"/>
    <w:rsid w:val="004603F6"/>
    <w:rsid w:val="00461648"/>
    <w:rsid w:val="00462537"/>
    <w:rsid w:val="00462B3E"/>
    <w:rsid w:val="00462DBA"/>
    <w:rsid w:val="00462E3A"/>
    <w:rsid w:val="004640E3"/>
    <w:rsid w:val="00464549"/>
    <w:rsid w:val="004645C2"/>
    <w:rsid w:val="004655E8"/>
    <w:rsid w:val="00465C83"/>
    <w:rsid w:val="004673F6"/>
    <w:rsid w:val="00467687"/>
    <w:rsid w:val="00467872"/>
    <w:rsid w:val="00472715"/>
    <w:rsid w:val="00472B38"/>
    <w:rsid w:val="0047377D"/>
    <w:rsid w:val="0047566F"/>
    <w:rsid w:val="004769B8"/>
    <w:rsid w:val="004800BF"/>
    <w:rsid w:val="00480700"/>
    <w:rsid w:val="00483E21"/>
    <w:rsid w:val="00485317"/>
    <w:rsid w:val="004857E9"/>
    <w:rsid w:val="00486017"/>
    <w:rsid w:val="00490080"/>
    <w:rsid w:val="00490691"/>
    <w:rsid w:val="00492DAF"/>
    <w:rsid w:val="0049379D"/>
    <w:rsid w:val="00496164"/>
    <w:rsid w:val="00496A48"/>
    <w:rsid w:val="00496E9E"/>
    <w:rsid w:val="00497FE3"/>
    <w:rsid w:val="004A0D94"/>
    <w:rsid w:val="004A195A"/>
    <w:rsid w:val="004A2BB5"/>
    <w:rsid w:val="004A5740"/>
    <w:rsid w:val="004A57EF"/>
    <w:rsid w:val="004A5FC0"/>
    <w:rsid w:val="004A6548"/>
    <w:rsid w:val="004A67D9"/>
    <w:rsid w:val="004A779B"/>
    <w:rsid w:val="004A7944"/>
    <w:rsid w:val="004A7F81"/>
    <w:rsid w:val="004B0AFE"/>
    <w:rsid w:val="004B1C6A"/>
    <w:rsid w:val="004B2D40"/>
    <w:rsid w:val="004B2DED"/>
    <w:rsid w:val="004B3ABD"/>
    <w:rsid w:val="004B3C7C"/>
    <w:rsid w:val="004B3E91"/>
    <w:rsid w:val="004B468E"/>
    <w:rsid w:val="004B46A5"/>
    <w:rsid w:val="004B4820"/>
    <w:rsid w:val="004B4961"/>
    <w:rsid w:val="004B69F2"/>
    <w:rsid w:val="004C04CD"/>
    <w:rsid w:val="004C399E"/>
    <w:rsid w:val="004C3F70"/>
    <w:rsid w:val="004C3FE5"/>
    <w:rsid w:val="004C4E08"/>
    <w:rsid w:val="004C5BAB"/>
    <w:rsid w:val="004C70E9"/>
    <w:rsid w:val="004C7442"/>
    <w:rsid w:val="004D1442"/>
    <w:rsid w:val="004D27B8"/>
    <w:rsid w:val="004D3427"/>
    <w:rsid w:val="004D38DF"/>
    <w:rsid w:val="004D5370"/>
    <w:rsid w:val="004D550E"/>
    <w:rsid w:val="004D55EB"/>
    <w:rsid w:val="004D5A66"/>
    <w:rsid w:val="004D61C5"/>
    <w:rsid w:val="004D6448"/>
    <w:rsid w:val="004E013D"/>
    <w:rsid w:val="004E0E5D"/>
    <w:rsid w:val="004E0E74"/>
    <w:rsid w:val="004E1A69"/>
    <w:rsid w:val="004E2430"/>
    <w:rsid w:val="004E280B"/>
    <w:rsid w:val="004E4BC7"/>
    <w:rsid w:val="004E5134"/>
    <w:rsid w:val="004E549A"/>
    <w:rsid w:val="004E56BE"/>
    <w:rsid w:val="004E5CF5"/>
    <w:rsid w:val="004E5F9E"/>
    <w:rsid w:val="004E644B"/>
    <w:rsid w:val="004E6D39"/>
    <w:rsid w:val="004F1EB4"/>
    <w:rsid w:val="004F2581"/>
    <w:rsid w:val="004F2A7A"/>
    <w:rsid w:val="004F32A1"/>
    <w:rsid w:val="004F3A90"/>
    <w:rsid w:val="004F5E64"/>
    <w:rsid w:val="004F6356"/>
    <w:rsid w:val="004F7ED5"/>
    <w:rsid w:val="00500099"/>
    <w:rsid w:val="00500428"/>
    <w:rsid w:val="00502963"/>
    <w:rsid w:val="00503D34"/>
    <w:rsid w:val="005047D3"/>
    <w:rsid w:val="00506942"/>
    <w:rsid w:val="0050748A"/>
    <w:rsid w:val="00507AA9"/>
    <w:rsid w:val="005103C9"/>
    <w:rsid w:val="0051204E"/>
    <w:rsid w:val="00513F3F"/>
    <w:rsid w:val="0051527D"/>
    <w:rsid w:val="00516B43"/>
    <w:rsid w:val="005200AD"/>
    <w:rsid w:val="00520A09"/>
    <w:rsid w:val="00520B91"/>
    <w:rsid w:val="00522768"/>
    <w:rsid w:val="00522B89"/>
    <w:rsid w:val="00523CF1"/>
    <w:rsid w:val="00525002"/>
    <w:rsid w:val="00525B5D"/>
    <w:rsid w:val="0053089B"/>
    <w:rsid w:val="00533EA7"/>
    <w:rsid w:val="005342E4"/>
    <w:rsid w:val="0053436F"/>
    <w:rsid w:val="005349D1"/>
    <w:rsid w:val="00535D48"/>
    <w:rsid w:val="00536692"/>
    <w:rsid w:val="00537455"/>
    <w:rsid w:val="00537F81"/>
    <w:rsid w:val="00540071"/>
    <w:rsid w:val="0054287C"/>
    <w:rsid w:val="0054318C"/>
    <w:rsid w:val="005434C6"/>
    <w:rsid w:val="00543A44"/>
    <w:rsid w:val="00543CD1"/>
    <w:rsid w:val="00543FB2"/>
    <w:rsid w:val="005445B1"/>
    <w:rsid w:val="0054650F"/>
    <w:rsid w:val="005476BB"/>
    <w:rsid w:val="00550280"/>
    <w:rsid w:val="0055179C"/>
    <w:rsid w:val="00552094"/>
    <w:rsid w:val="00552124"/>
    <w:rsid w:val="00552BB4"/>
    <w:rsid w:val="00557C4C"/>
    <w:rsid w:val="00557D3A"/>
    <w:rsid w:val="00560050"/>
    <w:rsid w:val="00560316"/>
    <w:rsid w:val="00560692"/>
    <w:rsid w:val="00561979"/>
    <w:rsid w:val="005621FB"/>
    <w:rsid w:val="005625A4"/>
    <w:rsid w:val="00563569"/>
    <w:rsid w:val="005638DC"/>
    <w:rsid w:val="00563B8A"/>
    <w:rsid w:val="00564423"/>
    <w:rsid w:val="0056737A"/>
    <w:rsid w:val="00570057"/>
    <w:rsid w:val="00571172"/>
    <w:rsid w:val="00572077"/>
    <w:rsid w:val="005732FB"/>
    <w:rsid w:val="00573EA8"/>
    <w:rsid w:val="0057468D"/>
    <w:rsid w:val="00575626"/>
    <w:rsid w:val="00577604"/>
    <w:rsid w:val="0058063B"/>
    <w:rsid w:val="005808B8"/>
    <w:rsid w:val="00580DB1"/>
    <w:rsid w:val="00581526"/>
    <w:rsid w:val="00581553"/>
    <w:rsid w:val="0058210E"/>
    <w:rsid w:val="00582D7E"/>
    <w:rsid w:val="00584029"/>
    <w:rsid w:val="0058511B"/>
    <w:rsid w:val="0058572B"/>
    <w:rsid w:val="0058587A"/>
    <w:rsid w:val="00586077"/>
    <w:rsid w:val="00586D82"/>
    <w:rsid w:val="00587D3C"/>
    <w:rsid w:val="00591036"/>
    <w:rsid w:val="005913BE"/>
    <w:rsid w:val="00591972"/>
    <w:rsid w:val="00592A70"/>
    <w:rsid w:val="00592AFE"/>
    <w:rsid w:val="00592CB9"/>
    <w:rsid w:val="005A119F"/>
    <w:rsid w:val="005A1416"/>
    <w:rsid w:val="005A2292"/>
    <w:rsid w:val="005A24C8"/>
    <w:rsid w:val="005A464B"/>
    <w:rsid w:val="005A4725"/>
    <w:rsid w:val="005A495E"/>
    <w:rsid w:val="005A4B63"/>
    <w:rsid w:val="005A4CF8"/>
    <w:rsid w:val="005A4F36"/>
    <w:rsid w:val="005A52B9"/>
    <w:rsid w:val="005A60A7"/>
    <w:rsid w:val="005A650E"/>
    <w:rsid w:val="005B11DE"/>
    <w:rsid w:val="005B129D"/>
    <w:rsid w:val="005B19DB"/>
    <w:rsid w:val="005B1ED1"/>
    <w:rsid w:val="005B273C"/>
    <w:rsid w:val="005B28BF"/>
    <w:rsid w:val="005B4CC4"/>
    <w:rsid w:val="005B651F"/>
    <w:rsid w:val="005B7C1E"/>
    <w:rsid w:val="005C1005"/>
    <w:rsid w:val="005C2C5B"/>
    <w:rsid w:val="005C3805"/>
    <w:rsid w:val="005C52A5"/>
    <w:rsid w:val="005C57CC"/>
    <w:rsid w:val="005C6A01"/>
    <w:rsid w:val="005D0233"/>
    <w:rsid w:val="005D0F8A"/>
    <w:rsid w:val="005D1798"/>
    <w:rsid w:val="005D1BE9"/>
    <w:rsid w:val="005D1D67"/>
    <w:rsid w:val="005D3AAA"/>
    <w:rsid w:val="005D5BE2"/>
    <w:rsid w:val="005D6568"/>
    <w:rsid w:val="005D66CF"/>
    <w:rsid w:val="005E1152"/>
    <w:rsid w:val="005E1288"/>
    <w:rsid w:val="005E2299"/>
    <w:rsid w:val="005E27FA"/>
    <w:rsid w:val="005E3721"/>
    <w:rsid w:val="005E58C5"/>
    <w:rsid w:val="005E5EB8"/>
    <w:rsid w:val="005E6F54"/>
    <w:rsid w:val="005E753F"/>
    <w:rsid w:val="005E7BE2"/>
    <w:rsid w:val="005F296A"/>
    <w:rsid w:val="005F39EA"/>
    <w:rsid w:val="005F4C15"/>
    <w:rsid w:val="005F5FC4"/>
    <w:rsid w:val="005F6CB2"/>
    <w:rsid w:val="005F6D7B"/>
    <w:rsid w:val="005F7BB4"/>
    <w:rsid w:val="006004E8"/>
    <w:rsid w:val="00600581"/>
    <w:rsid w:val="006006B8"/>
    <w:rsid w:val="006025AA"/>
    <w:rsid w:val="00603601"/>
    <w:rsid w:val="0060362B"/>
    <w:rsid w:val="00603FB0"/>
    <w:rsid w:val="00604975"/>
    <w:rsid w:val="00605305"/>
    <w:rsid w:val="00605F75"/>
    <w:rsid w:val="00607B26"/>
    <w:rsid w:val="0061096B"/>
    <w:rsid w:val="006110B5"/>
    <w:rsid w:val="00613158"/>
    <w:rsid w:val="00613673"/>
    <w:rsid w:val="006155E8"/>
    <w:rsid w:val="00616AAD"/>
    <w:rsid w:val="006174E9"/>
    <w:rsid w:val="0061783D"/>
    <w:rsid w:val="0062071D"/>
    <w:rsid w:val="0062096D"/>
    <w:rsid w:val="00620A08"/>
    <w:rsid w:val="00620D81"/>
    <w:rsid w:val="006213E3"/>
    <w:rsid w:val="00621649"/>
    <w:rsid w:val="00622CF0"/>
    <w:rsid w:val="0062450D"/>
    <w:rsid w:val="00627718"/>
    <w:rsid w:val="00630E10"/>
    <w:rsid w:val="00632884"/>
    <w:rsid w:val="006328D6"/>
    <w:rsid w:val="00635651"/>
    <w:rsid w:val="00635A96"/>
    <w:rsid w:val="00636751"/>
    <w:rsid w:val="006413DD"/>
    <w:rsid w:val="0064283B"/>
    <w:rsid w:val="00644B8C"/>
    <w:rsid w:val="006455FE"/>
    <w:rsid w:val="006469C8"/>
    <w:rsid w:val="006474CD"/>
    <w:rsid w:val="00650161"/>
    <w:rsid w:val="006513B3"/>
    <w:rsid w:val="00651817"/>
    <w:rsid w:val="00651FEB"/>
    <w:rsid w:val="0065368E"/>
    <w:rsid w:val="00653E03"/>
    <w:rsid w:val="00654012"/>
    <w:rsid w:val="00654BB7"/>
    <w:rsid w:val="0065644B"/>
    <w:rsid w:val="00657F3A"/>
    <w:rsid w:val="006614BE"/>
    <w:rsid w:val="00662D37"/>
    <w:rsid w:val="00663414"/>
    <w:rsid w:val="00664FF6"/>
    <w:rsid w:val="00667A26"/>
    <w:rsid w:val="00667BBE"/>
    <w:rsid w:val="00670BA1"/>
    <w:rsid w:val="006714A3"/>
    <w:rsid w:val="006756B7"/>
    <w:rsid w:val="006756E4"/>
    <w:rsid w:val="00675C03"/>
    <w:rsid w:val="00676002"/>
    <w:rsid w:val="00676877"/>
    <w:rsid w:val="0067690A"/>
    <w:rsid w:val="00676959"/>
    <w:rsid w:val="00677D59"/>
    <w:rsid w:val="00677E1F"/>
    <w:rsid w:val="0068022C"/>
    <w:rsid w:val="00680457"/>
    <w:rsid w:val="00681045"/>
    <w:rsid w:val="0068186D"/>
    <w:rsid w:val="00682643"/>
    <w:rsid w:val="00684492"/>
    <w:rsid w:val="00684E53"/>
    <w:rsid w:val="00692D05"/>
    <w:rsid w:val="006930CA"/>
    <w:rsid w:val="00693742"/>
    <w:rsid w:val="00694671"/>
    <w:rsid w:val="00695360"/>
    <w:rsid w:val="00696C80"/>
    <w:rsid w:val="006A2163"/>
    <w:rsid w:val="006A2FF2"/>
    <w:rsid w:val="006A3A98"/>
    <w:rsid w:val="006A4371"/>
    <w:rsid w:val="006A492C"/>
    <w:rsid w:val="006A4CA4"/>
    <w:rsid w:val="006A5092"/>
    <w:rsid w:val="006A581C"/>
    <w:rsid w:val="006A6571"/>
    <w:rsid w:val="006B24DD"/>
    <w:rsid w:val="006B32E2"/>
    <w:rsid w:val="006B498F"/>
    <w:rsid w:val="006B6241"/>
    <w:rsid w:val="006B6F04"/>
    <w:rsid w:val="006B77E4"/>
    <w:rsid w:val="006C0969"/>
    <w:rsid w:val="006C1234"/>
    <w:rsid w:val="006C48FE"/>
    <w:rsid w:val="006C5706"/>
    <w:rsid w:val="006C58A2"/>
    <w:rsid w:val="006C677F"/>
    <w:rsid w:val="006C6A9E"/>
    <w:rsid w:val="006C790F"/>
    <w:rsid w:val="006C7EEA"/>
    <w:rsid w:val="006D0424"/>
    <w:rsid w:val="006D057A"/>
    <w:rsid w:val="006D10AE"/>
    <w:rsid w:val="006D190C"/>
    <w:rsid w:val="006D1E4F"/>
    <w:rsid w:val="006D2E46"/>
    <w:rsid w:val="006D54BB"/>
    <w:rsid w:val="006D6851"/>
    <w:rsid w:val="006D78DB"/>
    <w:rsid w:val="006D79EF"/>
    <w:rsid w:val="006E0A0E"/>
    <w:rsid w:val="006E0C3C"/>
    <w:rsid w:val="006E0D4D"/>
    <w:rsid w:val="006E11F7"/>
    <w:rsid w:val="006E1A2F"/>
    <w:rsid w:val="006E1D5F"/>
    <w:rsid w:val="006E41F4"/>
    <w:rsid w:val="006E490C"/>
    <w:rsid w:val="006E55BC"/>
    <w:rsid w:val="006E6AF9"/>
    <w:rsid w:val="006E720A"/>
    <w:rsid w:val="006E7A5A"/>
    <w:rsid w:val="006F0BEB"/>
    <w:rsid w:val="006F0E3F"/>
    <w:rsid w:val="006F24F7"/>
    <w:rsid w:val="006F42D7"/>
    <w:rsid w:val="006F456A"/>
    <w:rsid w:val="006F5D5A"/>
    <w:rsid w:val="006F61B8"/>
    <w:rsid w:val="006F678D"/>
    <w:rsid w:val="006F75C2"/>
    <w:rsid w:val="006F7CA1"/>
    <w:rsid w:val="00701993"/>
    <w:rsid w:val="007024FA"/>
    <w:rsid w:val="007027DC"/>
    <w:rsid w:val="007035A8"/>
    <w:rsid w:val="00704166"/>
    <w:rsid w:val="007048EC"/>
    <w:rsid w:val="007067DD"/>
    <w:rsid w:val="00706955"/>
    <w:rsid w:val="00707A83"/>
    <w:rsid w:val="00711C76"/>
    <w:rsid w:val="00713C2D"/>
    <w:rsid w:val="00714DB3"/>
    <w:rsid w:val="00714DBF"/>
    <w:rsid w:val="00715A78"/>
    <w:rsid w:val="00715B79"/>
    <w:rsid w:val="00716045"/>
    <w:rsid w:val="00716757"/>
    <w:rsid w:val="00716C56"/>
    <w:rsid w:val="0071757D"/>
    <w:rsid w:val="007206B2"/>
    <w:rsid w:val="007238A1"/>
    <w:rsid w:val="0072742A"/>
    <w:rsid w:val="00727D45"/>
    <w:rsid w:val="00730203"/>
    <w:rsid w:val="00730515"/>
    <w:rsid w:val="007316EA"/>
    <w:rsid w:val="007318BD"/>
    <w:rsid w:val="00732FEE"/>
    <w:rsid w:val="00733945"/>
    <w:rsid w:val="00733CC7"/>
    <w:rsid w:val="00735C1B"/>
    <w:rsid w:val="00735EB1"/>
    <w:rsid w:val="00737813"/>
    <w:rsid w:val="00742251"/>
    <w:rsid w:val="00743F04"/>
    <w:rsid w:val="00744BD6"/>
    <w:rsid w:val="00745253"/>
    <w:rsid w:val="00745E30"/>
    <w:rsid w:val="0074732D"/>
    <w:rsid w:val="0074745A"/>
    <w:rsid w:val="00747E27"/>
    <w:rsid w:val="00747E5A"/>
    <w:rsid w:val="00752058"/>
    <w:rsid w:val="0075251E"/>
    <w:rsid w:val="00753691"/>
    <w:rsid w:val="00753A44"/>
    <w:rsid w:val="00754421"/>
    <w:rsid w:val="00754A26"/>
    <w:rsid w:val="0075503D"/>
    <w:rsid w:val="007560F2"/>
    <w:rsid w:val="00756C3F"/>
    <w:rsid w:val="007577DD"/>
    <w:rsid w:val="007607F4"/>
    <w:rsid w:val="007628E4"/>
    <w:rsid w:val="00762B23"/>
    <w:rsid w:val="007633F0"/>
    <w:rsid w:val="0076422C"/>
    <w:rsid w:val="00764D07"/>
    <w:rsid w:val="00765252"/>
    <w:rsid w:val="00766333"/>
    <w:rsid w:val="00767593"/>
    <w:rsid w:val="007715CA"/>
    <w:rsid w:val="00771854"/>
    <w:rsid w:val="00772EF4"/>
    <w:rsid w:val="007741EA"/>
    <w:rsid w:val="00774912"/>
    <w:rsid w:val="00775D49"/>
    <w:rsid w:val="00776C04"/>
    <w:rsid w:val="00776EFB"/>
    <w:rsid w:val="00777D4F"/>
    <w:rsid w:val="0078172D"/>
    <w:rsid w:val="00783701"/>
    <w:rsid w:val="007837D5"/>
    <w:rsid w:val="00783F3D"/>
    <w:rsid w:val="007846F4"/>
    <w:rsid w:val="007852AE"/>
    <w:rsid w:val="007866BE"/>
    <w:rsid w:val="00787570"/>
    <w:rsid w:val="0079056E"/>
    <w:rsid w:val="007918B8"/>
    <w:rsid w:val="00791D23"/>
    <w:rsid w:val="00792A50"/>
    <w:rsid w:val="00793AEC"/>
    <w:rsid w:val="00793B0F"/>
    <w:rsid w:val="00793E0F"/>
    <w:rsid w:val="007940F2"/>
    <w:rsid w:val="00795171"/>
    <w:rsid w:val="00795302"/>
    <w:rsid w:val="00795406"/>
    <w:rsid w:val="00796248"/>
    <w:rsid w:val="00796CF4"/>
    <w:rsid w:val="007A0803"/>
    <w:rsid w:val="007A146F"/>
    <w:rsid w:val="007A163B"/>
    <w:rsid w:val="007A1F92"/>
    <w:rsid w:val="007A3C3A"/>
    <w:rsid w:val="007A4963"/>
    <w:rsid w:val="007A5B91"/>
    <w:rsid w:val="007A6E11"/>
    <w:rsid w:val="007A723D"/>
    <w:rsid w:val="007A781D"/>
    <w:rsid w:val="007A7B88"/>
    <w:rsid w:val="007B04E3"/>
    <w:rsid w:val="007B06F4"/>
    <w:rsid w:val="007B1F8A"/>
    <w:rsid w:val="007B4213"/>
    <w:rsid w:val="007B432D"/>
    <w:rsid w:val="007B4996"/>
    <w:rsid w:val="007B4D3C"/>
    <w:rsid w:val="007B684C"/>
    <w:rsid w:val="007B7467"/>
    <w:rsid w:val="007B7701"/>
    <w:rsid w:val="007B7CD4"/>
    <w:rsid w:val="007C020D"/>
    <w:rsid w:val="007C0EFD"/>
    <w:rsid w:val="007C131E"/>
    <w:rsid w:val="007C1936"/>
    <w:rsid w:val="007C2030"/>
    <w:rsid w:val="007C3686"/>
    <w:rsid w:val="007C3765"/>
    <w:rsid w:val="007C40E2"/>
    <w:rsid w:val="007C457B"/>
    <w:rsid w:val="007C546A"/>
    <w:rsid w:val="007C5AC9"/>
    <w:rsid w:val="007C6220"/>
    <w:rsid w:val="007C6324"/>
    <w:rsid w:val="007C6368"/>
    <w:rsid w:val="007C6AD5"/>
    <w:rsid w:val="007C7D18"/>
    <w:rsid w:val="007D10F0"/>
    <w:rsid w:val="007D205D"/>
    <w:rsid w:val="007D262C"/>
    <w:rsid w:val="007D3721"/>
    <w:rsid w:val="007D3D36"/>
    <w:rsid w:val="007D3E2E"/>
    <w:rsid w:val="007D40B2"/>
    <w:rsid w:val="007D427E"/>
    <w:rsid w:val="007D4554"/>
    <w:rsid w:val="007D5192"/>
    <w:rsid w:val="007D5639"/>
    <w:rsid w:val="007D6953"/>
    <w:rsid w:val="007D72E5"/>
    <w:rsid w:val="007D75A4"/>
    <w:rsid w:val="007E0459"/>
    <w:rsid w:val="007E0B04"/>
    <w:rsid w:val="007E304A"/>
    <w:rsid w:val="007E3258"/>
    <w:rsid w:val="007E3821"/>
    <w:rsid w:val="007E707D"/>
    <w:rsid w:val="007E7626"/>
    <w:rsid w:val="007F01AD"/>
    <w:rsid w:val="007F39C8"/>
    <w:rsid w:val="007F3F47"/>
    <w:rsid w:val="007F688E"/>
    <w:rsid w:val="007F6DB3"/>
    <w:rsid w:val="007F6F59"/>
    <w:rsid w:val="007F7C90"/>
    <w:rsid w:val="00800A58"/>
    <w:rsid w:val="00800C60"/>
    <w:rsid w:val="00800DD3"/>
    <w:rsid w:val="0080194E"/>
    <w:rsid w:val="00801D06"/>
    <w:rsid w:val="00803F12"/>
    <w:rsid w:val="00803FF6"/>
    <w:rsid w:val="00804A8D"/>
    <w:rsid w:val="00804BFA"/>
    <w:rsid w:val="00805E1C"/>
    <w:rsid w:val="0080604F"/>
    <w:rsid w:val="00806AB3"/>
    <w:rsid w:val="00806ECC"/>
    <w:rsid w:val="00810540"/>
    <w:rsid w:val="008106B4"/>
    <w:rsid w:val="00810F00"/>
    <w:rsid w:val="00811911"/>
    <w:rsid w:val="00812006"/>
    <w:rsid w:val="0081285D"/>
    <w:rsid w:val="008153C0"/>
    <w:rsid w:val="00815BE9"/>
    <w:rsid w:val="00815D3B"/>
    <w:rsid w:val="00815E37"/>
    <w:rsid w:val="00816235"/>
    <w:rsid w:val="00816AF1"/>
    <w:rsid w:val="00816DD5"/>
    <w:rsid w:val="00820043"/>
    <w:rsid w:val="00820334"/>
    <w:rsid w:val="008205C8"/>
    <w:rsid w:val="0082097B"/>
    <w:rsid w:val="00823767"/>
    <w:rsid w:val="00823BFE"/>
    <w:rsid w:val="00824BA3"/>
    <w:rsid w:val="008250C9"/>
    <w:rsid w:val="00825F5A"/>
    <w:rsid w:val="008263F3"/>
    <w:rsid w:val="008268AA"/>
    <w:rsid w:val="00827332"/>
    <w:rsid w:val="0082756E"/>
    <w:rsid w:val="00827B82"/>
    <w:rsid w:val="00830558"/>
    <w:rsid w:val="00831B71"/>
    <w:rsid w:val="008326F0"/>
    <w:rsid w:val="00833116"/>
    <w:rsid w:val="008331BC"/>
    <w:rsid w:val="0083337A"/>
    <w:rsid w:val="00836F4F"/>
    <w:rsid w:val="008407B8"/>
    <w:rsid w:val="00841B09"/>
    <w:rsid w:val="00842010"/>
    <w:rsid w:val="0084227C"/>
    <w:rsid w:val="00842D3D"/>
    <w:rsid w:val="00843CCA"/>
    <w:rsid w:val="00844AB0"/>
    <w:rsid w:val="00846862"/>
    <w:rsid w:val="008477AC"/>
    <w:rsid w:val="00847B6B"/>
    <w:rsid w:val="008505E8"/>
    <w:rsid w:val="008523CC"/>
    <w:rsid w:val="00855E6D"/>
    <w:rsid w:val="008576CC"/>
    <w:rsid w:val="008608E6"/>
    <w:rsid w:val="00860DC0"/>
    <w:rsid w:val="00861F8D"/>
    <w:rsid w:val="008620E1"/>
    <w:rsid w:val="00862900"/>
    <w:rsid w:val="00863828"/>
    <w:rsid w:val="00863B25"/>
    <w:rsid w:val="00866D4C"/>
    <w:rsid w:val="00870925"/>
    <w:rsid w:val="00870E76"/>
    <w:rsid w:val="00871D32"/>
    <w:rsid w:val="0087227F"/>
    <w:rsid w:val="008737F1"/>
    <w:rsid w:val="00873848"/>
    <w:rsid w:val="00873EA7"/>
    <w:rsid w:val="0087458C"/>
    <w:rsid w:val="0087517D"/>
    <w:rsid w:val="00875B97"/>
    <w:rsid w:val="00877417"/>
    <w:rsid w:val="00877597"/>
    <w:rsid w:val="0087760F"/>
    <w:rsid w:val="00877C28"/>
    <w:rsid w:val="00880328"/>
    <w:rsid w:val="00881A09"/>
    <w:rsid w:val="008829DE"/>
    <w:rsid w:val="00882CFF"/>
    <w:rsid w:val="008832CC"/>
    <w:rsid w:val="008842CA"/>
    <w:rsid w:val="00884594"/>
    <w:rsid w:val="00884653"/>
    <w:rsid w:val="00885BD3"/>
    <w:rsid w:val="00885D35"/>
    <w:rsid w:val="0088671A"/>
    <w:rsid w:val="00886726"/>
    <w:rsid w:val="00890F0A"/>
    <w:rsid w:val="00891353"/>
    <w:rsid w:val="0089181F"/>
    <w:rsid w:val="00892FE8"/>
    <w:rsid w:val="008931CE"/>
    <w:rsid w:val="00894B5D"/>
    <w:rsid w:val="008956B7"/>
    <w:rsid w:val="008A00EE"/>
    <w:rsid w:val="008A0C69"/>
    <w:rsid w:val="008A1EDB"/>
    <w:rsid w:val="008A2914"/>
    <w:rsid w:val="008A5054"/>
    <w:rsid w:val="008A5A6B"/>
    <w:rsid w:val="008A73E5"/>
    <w:rsid w:val="008B02CD"/>
    <w:rsid w:val="008B08D4"/>
    <w:rsid w:val="008B0A05"/>
    <w:rsid w:val="008B0F1E"/>
    <w:rsid w:val="008B1297"/>
    <w:rsid w:val="008B1E06"/>
    <w:rsid w:val="008B2053"/>
    <w:rsid w:val="008B48DA"/>
    <w:rsid w:val="008B4CD8"/>
    <w:rsid w:val="008B608D"/>
    <w:rsid w:val="008B6FF5"/>
    <w:rsid w:val="008C2224"/>
    <w:rsid w:val="008C25CD"/>
    <w:rsid w:val="008C29B5"/>
    <w:rsid w:val="008C3D5E"/>
    <w:rsid w:val="008C645C"/>
    <w:rsid w:val="008C6629"/>
    <w:rsid w:val="008C7137"/>
    <w:rsid w:val="008C75B0"/>
    <w:rsid w:val="008D1EBC"/>
    <w:rsid w:val="008D230C"/>
    <w:rsid w:val="008D2834"/>
    <w:rsid w:val="008D291B"/>
    <w:rsid w:val="008D3D4E"/>
    <w:rsid w:val="008D4ECC"/>
    <w:rsid w:val="008D6004"/>
    <w:rsid w:val="008D6993"/>
    <w:rsid w:val="008D6AB1"/>
    <w:rsid w:val="008E05BD"/>
    <w:rsid w:val="008E1726"/>
    <w:rsid w:val="008E190C"/>
    <w:rsid w:val="008E1CD3"/>
    <w:rsid w:val="008E24DC"/>
    <w:rsid w:val="008E2A1A"/>
    <w:rsid w:val="008E3735"/>
    <w:rsid w:val="008E4AC2"/>
    <w:rsid w:val="008E4C76"/>
    <w:rsid w:val="008E60A7"/>
    <w:rsid w:val="008E7049"/>
    <w:rsid w:val="008E7DF2"/>
    <w:rsid w:val="008F02EC"/>
    <w:rsid w:val="008F054F"/>
    <w:rsid w:val="008F30C9"/>
    <w:rsid w:val="008F6121"/>
    <w:rsid w:val="008F6E6B"/>
    <w:rsid w:val="008F6F2B"/>
    <w:rsid w:val="008F73BB"/>
    <w:rsid w:val="00900395"/>
    <w:rsid w:val="0090094B"/>
    <w:rsid w:val="00900F1F"/>
    <w:rsid w:val="00901E35"/>
    <w:rsid w:val="00901E6D"/>
    <w:rsid w:val="00903667"/>
    <w:rsid w:val="00904EC9"/>
    <w:rsid w:val="00905056"/>
    <w:rsid w:val="009054D8"/>
    <w:rsid w:val="00905564"/>
    <w:rsid w:val="009071F8"/>
    <w:rsid w:val="00907A54"/>
    <w:rsid w:val="00907AA7"/>
    <w:rsid w:val="0091005E"/>
    <w:rsid w:val="00910128"/>
    <w:rsid w:val="00910D4B"/>
    <w:rsid w:val="00911534"/>
    <w:rsid w:val="0091463E"/>
    <w:rsid w:val="00914662"/>
    <w:rsid w:val="009164D9"/>
    <w:rsid w:val="00917FAF"/>
    <w:rsid w:val="00917FEA"/>
    <w:rsid w:val="00921D3D"/>
    <w:rsid w:val="00922D23"/>
    <w:rsid w:val="00923708"/>
    <w:rsid w:val="009241E7"/>
    <w:rsid w:val="00924513"/>
    <w:rsid w:val="009278D3"/>
    <w:rsid w:val="009302B4"/>
    <w:rsid w:val="00930D7E"/>
    <w:rsid w:val="00930FF8"/>
    <w:rsid w:val="009319BB"/>
    <w:rsid w:val="00934819"/>
    <w:rsid w:val="0093495D"/>
    <w:rsid w:val="00934F60"/>
    <w:rsid w:val="00937B37"/>
    <w:rsid w:val="0094016A"/>
    <w:rsid w:val="00940265"/>
    <w:rsid w:val="00941751"/>
    <w:rsid w:val="00941B15"/>
    <w:rsid w:val="00942D84"/>
    <w:rsid w:val="009444AA"/>
    <w:rsid w:val="00944BD1"/>
    <w:rsid w:val="009455CA"/>
    <w:rsid w:val="009463DE"/>
    <w:rsid w:val="00946FA8"/>
    <w:rsid w:val="00952A64"/>
    <w:rsid w:val="0095355B"/>
    <w:rsid w:val="00961FE2"/>
    <w:rsid w:val="00962B1B"/>
    <w:rsid w:val="00962D90"/>
    <w:rsid w:val="00963AEE"/>
    <w:rsid w:val="00970279"/>
    <w:rsid w:val="00970FCB"/>
    <w:rsid w:val="009729AD"/>
    <w:rsid w:val="00972AE3"/>
    <w:rsid w:val="00973E5C"/>
    <w:rsid w:val="009745F8"/>
    <w:rsid w:val="00975144"/>
    <w:rsid w:val="0097799E"/>
    <w:rsid w:val="00981A65"/>
    <w:rsid w:val="00981C8B"/>
    <w:rsid w:val="0098379F"/>
    <w:rsid w:val="0098570C"/>
    <w:rsid w:val="00985F37"/>
    <w:rsid w:val="00987090"/>
    <w:rsid w:val="00990724"/>
    <w:rsid w:val="00991927"/>
    <w:rsid w:val="00991B12"/>
    <w:rsid w:val="009941C8"/>
    <w:rsid w:val="009951D4"/>
    <w:rsid w:val="00995259"/>
    <w:rsid w:val="009952AE"/>
    <w:rsid w:val="00997CA9"/>
    <w:rsid w:val="009A036D"/>
    <w:rsid w:val="009A0408"/>
    <w:rsid w:val="009A1F4B"/>
    <w:rsid w:val="009A62F3"/>
    <w:rsid w:val="009A79C3"/>
    <w:rsid w:val="009B0368"/>
    <w:rsid w:val="009B08DA"/>
    <w:rsid w:val="009B1055"/>
    <w:rsid w:val="009B1CF1"/>
    <w:rsid w:val="009B4BFD"/>
    <w:rsid w:val="009B5170"/>
    <w:rsid w:val="009B5506"/>
    <w:rsid w:val="009B69C9"/>
    <w:rsid w:val="009C09A4"/>
    <w:rsid w:val="009C1A8C"/>
    <w:rsid w:val="009C2607"/>
    <w:rsid w:val="009C42F3"/>
    <w:rsid w:val="009C53B8"/>
    <w:rsid w:val="009C6364"/>
    <w:rsid w:val="009C67C8"/>
    <w:rsid w:val="009C71EE"/>
    <w:rsid w:val="009C7738"/>
    <w:rsid w:val="009D002D"/>
    <w:rsid w:val="009D0DF8"/>
    <w:rsid w:val="009D301B"/>
    <w:rsid w:val="009D4588"/>
    <w:rsid w:val="009D5FC0"/>
    <w:rsid w:val="009D602C"/>
    <w:rsid w:val="009D6117"/>
    <w:rsid w:val="009E05E8"/>
    <w:rsid w:val="009E144D"/>
    <w:rsid w:val="009E2B63"/>
    <w:rsid w:val="009E2B84"/>
    <w:rsid w:val="009E2E2D"/>
    <w:rsid w:val="009E2E7B"/>
    <w:rsid w:val="009E3106"/>
    <w:rsid w:val="009E33CB"/>
    <w:rsid w:val="009E3E72"/>
    <w:rsid w:val="009E536A"/>
    <w:rsid w:val="009E71B7"/>
    <w:rsid w:val="009F1B6A"/>
    <w:rsid w:val="009F492B"/>
    <w:rsid w:val="009F5BB7"/>
    <w:rsid w:val="009F5C76"/>
    <w:rsid w:val="009F65E2"/>
    <w:rsid w:val="009F7F1B"/>
    <w:rsid w:val="00A005CD"/>
    <w:rsid w:val="00A008E0"/>
    <w:rsid w:val="00A0368F"/>
    <w:rsid w:val="00A03F5F"/>
    <w:rsid w:val="00A04A24"/>
    <w:rsid w:val="00A053E6"/>
    <w:rsid w:val="00A06129"/>
    <w:rsid w:val="00A07241"/>
    <w:rsid w:val="00A072FF"/>
    <w:rsid w:val="00A07409"/>
    <w:rsid w:val="00A11BD3"/>
    <w:rsid w:val="00A11BD7"/>
    <w:rsid w:val="00A122C2"/>
    <w:rsid w:val="00A12584"/>
    <w:rsid w:val="00A133BC"/>
    <w:rsid w:val="00A14B07"/>
    <w:rsid w:val="00A1510A"/>
    <w:rsid w:val="00A16A03"/>
    <w:rsid w:val="00A1709D"/>
    <w:rsid w:val="00A1751B"/>
    <w:rsid w:val="00A24364"/>
    <w:rsid w:val="00A2600C"/>
    <w:rsid w:val="00A26610"/>
    <w:rsid w:val="00A26C9F"/>
    <w:rsid w:val="00A27545"/>
    <w:rsid w:val="00A31505"/>
    <w:rsid w:val="00A31D2A"/>
    <w:rsid w:val="00A31E73"/>
    <w:rsid w:val="00A328D7"/>
    <w:rsid w:val="00A32BD9"/>
    <w:rsid w:val="00A33138"/>
    <w:rsid w:val="00A3703C"/>
    <w:rsid w:val="00A41464"/>
    <w:rsid w:val="00A41D5E"/>
    <w:rsid w:val="00A424ED"/>
    <w:rsid w:val="00A42C6F"/>
    <w:rsid w:val="00A43CFD"/>
    <w:rsid w:val="00A443CF"/>
    <w:rsid w:val="00A44A46"/>
    <w:rsid w:val="00A44B18"/>
    <w:rsid w:val="00A457C0"/>
    <w:rsid w:val="00A45D63"/>
    <w:rsid w:val="00A4655B"/>
    <w:rsid w:val="00A468AC"/>
    <w:rsid w:val="00A46AD2"/>
    <w:rsid w:val="00A46E51"/>
    <w:rsid w:val="00A47088"/>
    <w:rsid w:val="00A50851"/>
    <w:rsid w:val="00A508CB"/>
    <w:rsid w:val="00A51187"/>
    <w:rsid w:val="00A5173F"/>
    <w:rsid w:val="00A51893"/>
    <w:rsid w:val="00A526F5"/>
    <w:rsid w:val="00A531FA"/>
    <w:rsid w:val="00A543F8"/>
    <w:rsid w:val="00A54460"/>
    <w:rsid w:val="00A54D5E"/>
    <w:rsid w:val="00A5617D"/>
    <w:rsid w:val="00A609AB"/>
    <w:rsid w:val="00A62A90"/>
    <w:rsid w:val="00A64213"/>
    <w:rsid w:val="00A65CB3"/>
    <w:rsid w:val="00A66978"/>
    <w:rsid w:val="00A66AFD"/>
    <w:rsid w:val="00A66DFB"/>
    <w:rsid w:val="00A67F20"/>
    <w:rsid w:val="00A70394"/>
    <w:rsid w:val="00A70DD4"/>
    <w:rsid w:val="00A71135"/>
    <w:rsid w:val="00A72071"/>
    <w:rsid w:val="00A7224E"/>
    <w:rsid w:val="00A738CB"/>
    <w:rsid w:val="00A7395A"/>
    <w:rsid w:val="00A74340"/>
    <w:rsid w:val="00A74AEE"/>
    <w:rsid w:val="00A74E9A"/>
    <w:rsid w:val="00A770A9"/>
    <w:rsid w:val="00A7729A"/>
    <w:rsid w:val="00A77A7A"/>
    <w:rsid w:val="00A80353"/>
    <w:rsid w:val="00A833CA"/>
    <w:rsid w:val="00A84BB4"/>
    <w:rsid w:val="00A858D9"/>
    <w:rsid w:val="00A8652A"/>
    <w:rsid w:val="00A86839"/>
    <w:rsid w:val="00A86AA3"/>
    <w:rsid w:val="00A8730F"/>
    <w:rsid w:val="00A87D7F"/>
    <w:rsid w:val="00A87EE1"/>
    <w:rsid w:val="00A90459"/>
    <w:rsid w:val="00A93095"/>
    <w:rsid w:val="00A9409F"/>
    <w:rsid w:val="00A94375"/>
    <w:rsid w:val="00A9504C"/>
    <w:rsid w:val="00A95C52"/>
    <w:rsid w:val="00A95EB1"/>
    <w:rsid w:val="00A964E4"/>
    <w:rsid w:val="00A9668E"/>
    <w:rsid w:val="00A9702C"/>
    <w:rsid w:val="00AA05CD"/>
    <w:rsid w:val="00AA08E8"/>
    <w:rsid w:val="00AA0DF4"/>
    <w:rsid w:val="00AA14E5"/>
    <w:rsid w:val="00AA1A7F"/>
    <w:rsid w:val="00AA22D1"/>
    <w:rsid w:val="00AA23C1"/>
    <w:rsid w:val="00AA2BF4"/>
    <w:rsid w:val="00AA35E1"/>
    <w:rsid w:val="00AA386C"/>
    <w:rsid w:val="00AA568C"/>
    <w:rsid w:val="00AA5AB6"/>
    <w:rsid w:val="00AA6B4C"/>
    <w:rsid w:val="00AA7B99"/>
    <w:rsid w:val="00AB0188"/>
    <w:rsid w:val="00AB124D"/>
    <w:rsid w:val="00AB476F"/>
    <w:rsid w:val="00AB5211"/>
    <w:rsid w:val="00AB63F9"/>
    <w:rsid w:val="00AB66F8"/>
    <w:rsid w:val="00AB6B4E"/>
    <w:rsid w:val="00AB6B8A"/>
    <w:rsid w:val="00AB765A"/>
    <w:rsid w:val="00AB7A85"/>
    <w:rsid w:val="00AC08C5"/>
    <w:rsid w:val="00AC1F72"/>
    <w:rsid w:val="00AC2E8B"/>
    <w:rsid w:val="00AC47D7"/>
    <w:rsid w:val="00AC4B03"/>
    <w:rsid w:val="00AC7B26"/>
    <w:rsid w:val="00AD282A"/>
    <w:rsid w:val="00AD2E5D"/>
    <w:rsid w:val="00AD5C0E"/>
    <w:rsid w:val="00AD65C4"/>
    <w:rsid w:val="00AD6F6F"/>
    <w:rsid w:val="00AD7058"/>
    <w:rsid w:val="00AD7D72"/>
    <w:rsid w:val="00AE0C45"/>
    <w:rsid w:val="00AE0DC9"/>
    <w:rsid w:val="00AE3345"/>
    <w:rsid w:val="00AE5574"/>
    <w:rsid w:val="00AE55C9"/>
    <w:rsid w:val="00AE5AAC"/>
    <w:rsid w:val="00AE61D3"/>
    <w:rsid w:val="00AE7944"/>
    <w:rsid w:val="00AE7D77"/>
    <w:rsid w:val="00AF175E"/>
    <w:rsid w:val="00AF1F1C"/>
    <w:rsid w:val="00AF3687"/>
    <w:rsid w:val="00AF39E4"/>
    <w:rsid w:val="00AF472E"/>
    <w:rsid w:val="00AF4F8E"/>
    <w:rsid w:val="00AF5394"/>
    <w:rsid w:val="00AF66AC"/>
    <w:rsid w:val="00B004EF"/>
    <w:rsid w:val="00B0189A"/>
    <w:rsid w:val="00B02266"/>
    <w:rsid w:val="00B0251E"/>
    <w:rsid w:val="00B02DAD"/>
    <w:rsid w:val="00B04E89"/>
    <w:rsid w:val="00B05A89"/>
    <w:rsid w:val="00B06F44"/>
    <w:rsid w:val="00B11589"/>
    <w:rsid w:val="00B11FA5"/>
    <w:rsid w:val="00B129B2"/>
    <w:rsid w:val="00B12BAE"/>
    <w:rsid w:val="00B12E1D"/>
    <w:rsid w:val="00B14184"/>
    <w:rsid w:val="00B152DB"/>
    <w:rsid w:val="00B155B1"/>
    <w:rsid w:val="00B20CE1"/>
    <w:rsid w:val="00B21C7F"/>
    <w:rsid w:val="00B21D13"/>
    <w:rsid w:val="00B22C20"/>
    <w:rsid w:val="00B22E8A"/>
    <w:rsid w:val="00B22F15"/>
    <w:rsid w:val="00B2530B"/>
    <w:rsid w:val="00B26989"/>
    <w:rsid w:val="00B26D6C"/>
    <w:rsid w:val="00B309B7"/>
    <w:rsid w:val="00B30DC0"/>
    <w:rsid w:val="00B3158D"/>
    <w:rsid w:val="00B31E76"/>
    <w:rsid w:val="00B3221A"/>
    <w:rsid w:val="00B34893"/>
    <w:rsid w:val="00B3506A"/>
    <w:rsid w:val="00B355B3"/>
    <w:rsid w:val="00B359D8"/>
    <w:rsid w:val="00B361AB"/>
    <w:rsid w:val="00B3788E"/>
    <w:rsid w:val="00B4008F"/>
    <w:rsid w:val="00B40486"/>
    <w:rsid w:val="00B43563"/>
    <w:rsid w:val="00B44319"/>
    <w:rsid w:val="00B45EC6"/>
    <w:rsid w:val="00B462FA"/>
    <w:rsid w:val="00B46FD4"/>
    <w:rsid w:val="00B47798"/>
    <w:rsid w:val="00B501FC"/>
    <w:rsid w:val="00B50AC0"/>
    <w:rsid w:val="00B50CCE"/>
    <w:rsid w:val="00B50F6A"/>
    <w:rsid w:val="00B512B9"/>
    <w:rsid w:val="00B513FE"/>
    <w:rsid w:val="00B524AD"/>
    <w:rsid w:val="00B524CF"/>
    <w:rsid w:val="00B52705"/>
    <w:rsid w:val="00B529A0"/>
    <w:rsid w:val="00B54068"/>
    <w:rsid w:val="00B541F9"/>
    <w:rsid w:val="00B54718"/>
    <w:rsid w:val="00B556B8"/>
    <w:rsid w:val="00B573E5"/>
    <w:rsid w:val="00B57596"/>
    <w:rsid w:val="00B57938"/>
    <w:rsid w:val="00B5797D"/>
    <w:rsid w:val="00B57D3A"/>
    <w:rsid w:val="00B61062"/>
    <w:rsid w:val="00B618CB"/>
    <w:rsid w:val="00B62D88"/>
    <w:rsid w:val="00B637E6"/>
    <w:rsid w:val="00B6385D"/>
    <w:rsid w:val="00B63A4F"/>
    <w:rsid w:val="00B648CC"/>
    <w:rsid w:val="00B64D15"/>
    <w:rsid w:val="00B64DB3"/>
    <w:rsid w:val="00B64E81"/>
    <w:rsid w:val="00B65660"/>
    <w:rsid w:val="00B65B8C"/>
    <w:rsid w:val="00B6725E"/>
    <w:rsid w:val="00B67478"/>
    <w:rsid w:val="00B67C02"/>
    <w:rsid w:val="00B726EF"/>
    <w:rsid w:val="00B73823"/>
    <w:rsid w:val="00B74DBA"/>
    <w:rsid w:val="00B750FD"/>
    <w:rsid w:val="00B75CF1"/>
    <w:rsid w:val="00B775E3"/>
    <w:rsid w:val="00B7782A"/>
    <w:rsid w:val="00B77CD0"/>
    <w:rsid w:val="00B808E8"/>
    <w:rsid w:val="00B8219A"/>
    <w:rsid w:val="00B82653"/>
    <w:rsid w:val="00B82752"/>
    <w:rsid w:val="00B827B9"/>
    <w:rsid w:val="00B83742"/>
    <w:rsid w:val="00B8382B"/>
    <w:rsid w:val="00B840C2"/>
    <w:rsid w:val="00B84154"/>
    <w:rsid w:val="00B843AA"/>
    <w:rsid w:val="00B84FC9"/>
    <w:rsid w:val="00B86189"/>
    <w:rsid w:val="00B86642"/>
    <w:rsid w:val="00B86E05"/>
    <w:rsid w:val="00B8725A"/>
    <w:rsid w:val="00B900A5"/>
    <w:rsid w:val="00B912BB"/>
    <w:rsid w:val="00B92AA7"/>
    <w:rsid w:val="00B94A11"/>
    <w:rsid w:val="00B95076"/>
    <w:rsid w:val="00B95C25"/>
    <w:rsid w:val="00B968FC"/>
    <w:rsid w:val="00BA0FD3"/>
    <w:rsid w:val="00BA1358"/>
    <w:rsid w:val="00BA3EF8"/>
    <w:rsid w:val="00BA4C09"/>
    <w:rsid w:val="00BA5CF4"/>
    <w:rsid w:val="00BA5EF0"/>
    <w:rsid w:val="00BA6C82"/>
    <w:rsid w:val="00BA6E13"/>
    <w:rsid w:val="00BA6E57"/>
    <w:rsid w:val="00BA7029"/>
    <w:rsid w:val="00BA7624"/>
    <w:rsid w:val="00BA7E38"/>
    <w:rsid w:val="00BB0083"/>
    <w:rsid w:val="00BB035A"/>
    <w:rsid w:val="00BB107D"/>
    <w:rsid w:val="00BB239F"/>
    <w:rsid w:val="00BB40E2"/>
    <w:rsid w:val="00BB441C"/>
    <w:rsid w:val="00BB66C0"/>
    <w:rsid w:val="00BB71BF"/>
    <w:rsid w:val="00BC115B"/>
    <w:rsid w:val="00BC23C4"/>
    <w:rsid w:val="00BC331F"/>
    <w:rsid w:val="00BC3D6A"/>
    <w:rsid w:val="00BC60BE"/>
    <w:rsid w:val="00BC69C8"/>
    <w:rsid w:val="00BD0161"/>
    <w:rsid w:val="00BD071C"/>
    <w:rsid w:val="00BD07F6"/>
    <w:rsid w:val="00BD0DF9"/>
    <w:rsid w:val="00BD2A36"/>
    <w:rsid w:val="00BD3B2E"/>
    <w:rsid w:val="00BD5102"/>
    <w:rsid w:val="00BD7278"/>
    <w:rsid w:val="00BD7909"/>
    <w:rsid w:val="00BE233F"/>
    <w:rsid w:val="00BE2437"/>
    <w:rsid w:val="00BE313F"/>
    <w:rsid w:val="00BE462B"/>
    <w:rsid w:val="00BE46AE"/>
    <w:rsid w:val="00BE52A1"/>
    <w:rsid w:val="00BE5C7D"/>
    <w:rsid w:val="00BE6062"/>
    <w:rsid w:val="00BE6DD9"/>
    <w:rsid w:val="00BF1581"/>
    <w:rsid w:val="00BF2301"/>
    <w:rsid w:val="00BF28F7"/>
    <w:rsid w:val="00BF3C95"/>
    <w:rsid w:val="00C00448"/>
    <w:rsid w:val="00C00E4C"/>
    <w:rsid w:val="00C01376"/>
    <w:rsid w:val="00C014B3"/>
    <w:rsid w:val="00C01D6B"/>
    <w:rsid w:val="00C020D7"/>
    <w:rsid w:val="00C025CD"/>
    <w:rsid w:val="00C02FFA"/>
    <w:rsid w:val="00C0312A"/>
    <w:rsid w:val="00C032E3"/>
    <w:rsid w:val="00C036A0"/>
    <w:rsid w:val="00C046A6"/>
    <w:rsid w:val="00C054CE"/>
    <w:rsid w:val="00C0628A"/>
    <w:rsid w:val="00C06703"/>
    <w:rsid w:val="00C06956"/>
    <w:rsid w:val="00C06C32"/>
    <w:rsid w:val="00C076E7"/>
    <w:rsid w:val="00C07CEF"/>
    <w:rsid w:val="00C07E81"/>
    <w:rsid w:val="00C10CC0"/>
    <w:rsid w:val="00C13451"/>
    <w:rsid w:val="00C1449E"/>
    <w:rsid w:val="00C14587"/>
    <w:rsid w:val="00C14E2D"/>
    <w:rsid w:val="00C153E9"/>
    <w:rsid w:val="00C155ED"/>
    <w:rsid w:val="00C15698"/>
    <w:rsid w:val="00C162E1"/>
    <w:rsid w:val="00C169DE"/>
    <w:rsid w:val="00C17279"/>
    <w:rsid w:val="00C20791"/>
    <w:rsid w:val="00C20821"/>
    <w:rsid w:val="00C209F6"/>
    <w:rsid w:val="00C213B2"/>
    <w:rsid w:val="00C21559"/>
    <w:rsid w:val="00C219FC"/>
    <w:rsid w:val="00C21FAF"/>
    <w:rsid w:val="00C235D1"/>
    <w:rsid w:val="00C24C36"/>
    <w:rsid w:val="00C25B0D"/>
    <w:rsid w:val="00C27795"/>
    <w:rsid w:val="00C3047D"/>
    <w:rsid w:val="00C33F02"/>
    <w:rsid w:val="00C360F9"/>
    <w:rsid w:val="00C36541"/>
    <w:rsid w:val="00C36FCE"/>
    <w:rsid w:val="00C37754"/>
    <w:rsid w:val="00C40169"/>
    <w:rsid w:val="00C40347"/>
    <w:rsid w:val="00C41173"/>
    <w:rsid w:val="00C417EF"/>
    <w:rsid w:val="00C41A5E"/>
    <w:rsid w:val="00C41D42"/>
    <w:rsid w:val="00C43356"/>
    <w:rsid w:val="00C4534F"/>
    <w:rsid w:val="00C4661D"/>
    <w:rsid w:val="00C523E1"/>
    <w:rsid w:val="00C53196"/>
    <w:rsid w:val="00C54F2F"/>
    <w:rsid w:val="00C57D40"/>
    <w:rsid w:val="00C6074C"/>
    <w:rsid w:val="00C61B60"/>
    <w:rsid w:val="00C62176"/>
    <w:rsid w:val="00C6249F"/>
    <w:rsid w:val="00C624F7"/>
    <w:rsid w:val="00C6302E"/>
    <w:rsid w:val="00C6402A"/>
    <w:rsid w:val="00C647D0"/>
    <w:rsid w:val="00C6592E"/>
    <w:rsid w:val="00C717A9"/>
    <w:rsid w:val="00C717B9"/>
    <w:rsid w:val="00C71E82"/>
    <w:rsid w:val="00C73E3C"/>
    <w:rsid w:val="00C742B8"/>
    <w:rsid w:val="00C7463B"/>
    <w:rsid w:val="00C7493B"/>
    <w:rsid w:val="00C75814"/>
    <w:rsid w:val="00C75901"/>
    <w:rsid w:val="00C764FC"/>
    <w:rsid w:val="00C77A78"/>
    <w:rsid w:val="00C81204"/>
    <w:rsid w:val="00C81502"/>
    <w:rsid w:val="00C8221D"/>
    <w:rsid w:val="00C827AC"/>
    <w:rsid w:val="00C848BF"/>
    <w:rsid w:val="00C87337"/>
    <w:rsid w:val="00C87836"/>
    <w:rsid w:val="00C878D5"/>
    <w:rsid w:val="00C87F34"/>
    <w:rsid w:val="00C90129"/>
    <w:rsid w:val="00C903FB"/>
    <w:rsid w:val="00C915D4"/>
    <w:rsid w:val="00C93110"/>
    <w:rsid w:val="00C9333B"/>
    <w:rsid w:val="00C96BF2"/>
    <w:rsid w:val="00C96D72"/>
    <w:rsid w:val="00C97468"/>
    <w:rsid w:val="00C976FA"/>
    <w:rsid w:val="00C97B06"/>
    <w:rsid w:val="00C97DC2"/>
    <w:rsid w:val="00CA1433"/>
    <w:rsid w:val="00CA39F8"/>
    <w:rsid w:val="00CA3AE4"/>
    <w:rsid w:val="00CA4CB1"/>
    <w:rsid w:val="00CA5086"/>
    <w:rsid w:val="00CA5AFF"/>
    <w:rsid w:val="00CA7633"/>
    <w:rsid w:val="00CA7F29"/>
    <w:rsid w:val="00CB383B"/>
    <w:rsid w:val="00CB5D89"/>
    <w:rsid w:val="00CB6468"/>
    <w:rsid w:val="00CB6955"/>
    <w:rsid w:val="00CB6B10"/>
    <w:rsid w:val="00CC0FAA"/>
    <w:rsid w:val="00CC1074"/>
    <w:rsid w:val="00CC3210"/>
    <w:rsid w:val="00CC4FFF"/>
    <w:rsid w:val="00CC6932"/>
    <w:rsid w:val="00CD0A56"/>
    <w:rsid w:val="00CD0F40"/>
    <w:rsid w:val="00CD1F73"/>
    <w:rsid w:val="00CD32FF"/>
    <w:rsid w:val="00CD34F5"/>
    <w:rsid w:val="00CD3FB0"/>
    <w:rsid w:val="00CD7F22"/>
    <w:rsid w:val="00CE09EB"/>
    <w:rsid w:val="00CE0C4F"/>
    <w:rsid w:val="00CE20FC"/>
    <w:rsid w:val="00CE2A2B"/>
    <w:rsid w:val="00CE3111"/>
    <w:rsid w:val="00CE44E5"/>
    <w:rsid w:val="00CE54B1"/>
    <w:rsid w:val="00CE6B53"/>
    <w:rsid w:val="00CE6B97"/>
    <w:rsid w:val="00CE7B4C"/>
    <w:rsid w:val="00CF0805"/>
    <w:rsid w:val="00CF0878"/>
    <w:rsid w:val="00CF1455"/>
    <w:rsid w:val="00CF26E3"/>
    <w:rsid w:val="00CF3CCD"/>
    <w:rsid w:val="00CF3F4E"/>
    <w:rsid w:val="00CF3FA6"/>
    <w:rsid w:val="00CF4E84"/>
    <w:rsid w:val="00CF53B4"/>
    <w:rsid w:val="00CF6267"/>
    <w:rsid w:val="00CF65EE"/>
    <w:rsid w:val="00CF7391"/>
    <w:rsid w:val="00D00807"/>
    <w:rsid w:val="00D018E9"/>
    <w:rsid w:val="00D02446"/>
    <w:rsid w:val="00D033B3"/>
    <w:rsid w:val="00D045FB"/>
    <w:rsid w:val="00D055A9"/>
    <w:rsid w:val="00D05B3F"/>
    <w:rsid w:val="00D05FC7"/>
    <w:rsid w:val="00D071FE"/>
    <w:rsid w:val="00D0755B"/>
    <w:rsid w:val="00D07B86"/>
    <w:rsid w:val="00D10BFA"/>
    <w:rsid w:val="00D11771"/>
    <w:rsid w:val="00D11B49"/>
    <w:rsid w:val="00D11CF2"/>
    <w:rsid w:val="00D1209D"/>
    <w:rsid w:val="00D1215C"/>
    <w:rsid w:val="00D12B87"/>
    <w:rsid w:val="00D13303"/>
    <w:rsid w:val="00D14304"/>
    <w:rsid w:val="00D17456"/>
    <w:rsid w:val="00D2018B"/>
    <w:rsid w:val="00D20246"/>
    <w:rsid w:val="00D21043"/>
    <w:rsid w:val="00D2208A"/>
    <w:rsid w:val="00D22661"/>
    <w:rsid w:val="00D232FE"/>
    <w:rsid w:val="00D23962"/>
    <w:rsid w:val="00D23D9F"/>
    <w:rsid w:val="00D246A5"/>
    <w:rsid w:val="00D24788"/>
    <w:rsid w:val="00D25274"/>
    <w:rsid w:val="00D26B05"/>
    <w:rsid w:val="00D2748D"/>
    <w:rsid w:val="00D275E2"/>
    <w:rsid w:val="00D311B0"/>
    <w:rsid w:val="00D31F6C"/>
    <w:rsid w:val="00D328B4"/>
    <w:rsid w:val="00D32B04"/>
    <w:rsid w:val="00D33015"/>
    <w:rsid w:val="00D34006"/>
    <w:rsid w:val="00D37844"/>
    <w:rsid w:val="00D40270"/>
    <w:rsid w:val="00D423A2"/>
    <w:rsid w:val="00D4477F"/>
    <w:rsid w:val="00D45603"/>
    <w:rsid w:val="00D45B78"/>
    <w:rsid w:val="00D45CDA"/>
    <w:rsid w:val="00D46004"/>
    <w:rsid w:val="00D46076"/>
    <w:rsid w:val="00D473A0"/>
    <w:rsid w:val="00D4746C"/>
    <w:rsid w:val="00D503B7"/>
    <w:rsid w:val="00D50E9B"/>
    <w:rsid w:val="00D52031"/>
    <w:rsid w:val="00D533FA"/>
    <w:rsid w:val="00D55431"/>
    <w:rsid w:val="00D55E8F"/>
    <w:rsid w:val="00D56428"/>
    <w:rsid w:val="00D56B1F"/>
    <w:rsid w:val="00D6047D"/>
    <w:rsid w:val="00D604A3"/>
    <w:rsid w:val="00D60FB1"/>
    <w:rsid w:val="00D612F4"/>
    <w:rsid w:val="00D61996"/>
    <w:rsid w:val="00D61D77"/>
    <w:rsid w:val="00D659E1"/>
    <w:rsid w:val="00D6753C"/>
    <w:rsid w:val="00D704E6"/>
    <w:rsid w:val="00D70CFF"/>
    <w:rsid w:val="00D70E6F"/>
    <w:rsid w:val="00D711C7"/>
    <w:rsid w:val="00D71FC2"/>
    <w:rsid w:val="00D72847"/>
    <w:rsid w:val="00D73B68"/>
    <w:rsid w:val="00D73D76"/>
    <w:rsid w:val="00D81321"/>
    <w:rsid w:val="00D82C6E"/>
    <w:rsid w:val="00D84034"/>
    <w:rsid w:val="00D848EC"/>
    <w:rsid w:val="00D84F90"/>
    <w:rsid w:val="00D853E9"/>
    <w:rsid w:val="00D856E0"/>
    <w:rsid w:val="00D85933"/>
    <w:rsid w:val="00D85F29"/>
    <w:rsid w:val="00D87158"/>
    <w:rsid w:val="00D877AD"/>
    <w:rsid w:val="00D87E7A"/>
    <w:rsid w:val="00D9155A"/>
    <w:rsid w:val="00D93070"/>
    <w:rsid w:val="00D953FC"/>
    <w:rsid w:val="00D95ABD"/>
    <w:rsid w:val="00D974E8"/>
    <w:rsid w:val="00D97B43"/>
    <w:rsid w:val="00D97F2E"/>
    <w:rsid w:val="00DA04EA"/>
    <w:rsid w:val="00DA286A"/>
    <w:rsid w:val="00DA30EA"/>
    <w:rsid w:val="00DA36DF"/>
    <w:rsid w:val="00DA37BF"/>
    <w:rsid w:val="00DA3C9B"/>
    <w:rsid w:val="00DA51B9"/>
    <w:rsid w:val="00DA5400"/>
    <w:rsid w:val="00DA6BDF"/>
    <w:rsid w:val="00DA74C4"/>
    <w:rsid w:val="00DB02C1"/>
    <w:rsid w:val="00DB160F"/>
    <w:rsid w:val="00DB37FD"/>
    <w:rsid w:val="00DB3CF3"/>
    <w:rsid w:val="00DB4C48"/>
    <w:rsid w:val="00DB509F"/>
    <w:rsid w:val="00DB7AEB"/>
    <w:rsid w:val="00DC0D3E"/>
    <w:rsid w:val="00DC0F15"/>
    <w:rsid w:val="00DC133D"/>
    <w:rsid w:val="00DC13B4"/>
    <w:rsid w:val="00DC187D"/>
    <w:rsid w:val="00DC18C2"/>
    <w:rsid w:val="00DC1B63"/>
    <w:rsid w:val="00DC1D0C"/>
    <w:rsid w:val="00DC2959"/>
    <w:rsid w:val="00DC2BF8"/>
    <w:rsid w:val="00DC4454"/>
    <w:rsid w:val="00DC4BAA"/>
    <w:rsid w:val="00DC503C"/>
    <w:rsid w:val="00DC68AE"/>
    <w:rsid w:val="00DC77EC"/>
    <w:rsid w:val="00DC7B54"/>
    <w:rsid w:val="00DD02EF"/>
    <w:rsid w:val="00DD0AB7"/>
    <w:rsid w:val="00DD0FA1"/>
    <w:rsid w:val="00DD1551"/>
    <w:rsid w:val="00DD43E6"/>
    <w:rsid w:val="00DD500D"/>
    <w:rsid w:val="00DD635E"/>
    <w:rsid w:val="00DD72CF"/>
    <w:rsid w:val="00DE36A1"/>
    <w:rsid w:val="00DE39CE"/>
    <w:rsid w:val="00DE3BE5"/>
    <w:rsid w:val="00DE4D00"/>
    <w:rsid w:val="00DE5189"/>
    <w:rsid w:val="00DE5744"/>
    <w:rsid w:val="00DE59BA"/>
    <w:rsid w:val="00DF213B"/>
    <w:rsid w:val="00DF22D1"/>
    <w:rsid w:val="00DF2D33"/>
    <w:rsid w:val="00DF4091"/>
    <w:rsid w:val="00DF44D1"/>
    <w:rsid w:val="00DF46A8"/>
    <w:rsid w:val="00DF4FDC"/>
    <w:rsid w:val="00DF627D"/>
    <w:rsid w:val="00DF647C"/>
    <w:rsid w:val="00DF76A8"/>
    <w:rsid w:val="00E010C6"/>
    <w:rsid w:val="00E015BF"/>
    <w:rsid w:val="00E01766"/>
    <w:rsid w:val="00E03125"/>
    <w:rsid w:val="00E03A3D"/>
    <w:rsid w:val="00E03DBF"/>
    <w:rsid w:val="00E04746"/>
    <w:rsid w:val="00E06A2D"/>
    <w:rsid w:val="00E06A38"/>
    <w:rsid w:val="00E07C23"/>
    <w:rsid w:val="00E111EF"/>
    <w:rsid w:val="00E12A88"/>
    <w:rsid w:val="00E133EA"/>
    <w:rsid w:val="00E14D61"/>
    <w:rsid w:val="00E16A2D"/>
    <w:rsid w:val="00E16AC2"/>
    <w:rsid w:val="00E16D44"/>
    <w:rsid w:val="00E20428"/>
    <w:rsid w:val="00E22A76"/>
    <w:rsid w:val="00E22AA4"/>
    <w:rsid w:val="00E23821"/>
    <w:rsid w:val="00E24CD5"/>
    <w:rsid w:val="00E253C6"/>
    <w:rsid w:val="00E260B9"/>
    <w:rsid w:val="00E304E3"/>
    <w:rsid w:val="00E30915"/>
    <w:rsid w:val="00E310F8"/>
    <w:rsid w:val="00E32280"/>
    <w:rsid w:val="00E349DB"/>
    <w:rsid w:val="00E34D8B"/>
    <w:rsid w:val="00E35693"/>
    <w:rsid w:val="00E35A1E"/>
    <w:rsid w:val="00E364C6"/>
    <w:rsid w:val="00E3664F"/>
    <w:rsid w:val="00E36EC3"/>
    <w:rsid w:val="00E3702F"/>
    <w:rsid w:val="00E37C77"/>
    <w:rsid w:val="00E409FD"/>
    <w:rsid w:val="00E412BB"/>
    <w:rsid w:val="00E41795"/>
    <w:rsid w:val="00E421EC"/>
    <w:rsid w:val="00E42570"/>
    <w:rsid w:val="00E43F08"/>
    <w:rsid w:val="00E475B0"/>
    <w:rsid w:val="00E50948"/>
    <w:rsid w:val="00E518D9"/>
    <w:rsid w:val="00E52263"/>
    <w:rsid w:val="00E52B22"/>
    <w:rsid w:val="00E5337A"/>
    <w:rsid w:val="00E54127"/>
    <w:rsid w:val="00E5583A"/>
    <w:rsid w:val="00E562D8"/>
    <w:rsid w:val="00E56FD0"/>
    <w:rsid w:val="00E577B4"/>
    <w:rsid w:val="00E613C6"/>
    <w:rsid w:val="00E618BE"/>
    <w:rsid w:val="00E61CFC"/>
    <w:rsid w:val="00E63058"/>
    <w:rsid w:val="00E6378E"/>
    <w:rsid w:val="00E6401D"/>
    <w:rsid w:val="00E647A7"/>
    <w:rsid w:val="00E64C77"/>
    <w:rsid w:val="00E64D8D"/>
    <w:rsid w:val="00E659F0"/>
    <w:rsid w:val="00E66654"/>
    <w:rsid w:val="00E709EA"/>
    <w:rsid w:val="00E72FD7"/>
    <w:rsid w:val="00E74A3E"/>
    <w:rsid w:val="00E759FC"/>
    <w:rsid w:val="00E762B6"/>
    <w:rsid w:val="00E765EA"/>
    <w:rsid w:val="00E80997"/>
    <w:rsid w:val="00E81414"/>
    <w:rsid w:val="00E81B2D"/>
    <w:rsid w:val="00E8307E"/>
    <w:rsid w:val="00E8362A"/>
    <w:rsid w:val="00E85FFA"/>
    <w:rsid w:val="00E863E2"/>
    <w:rsid w:val="00E90C27"/>
    <w:rsid w:val="00E91449"/>
    <w:rsid w:val="00E932F4"/>
    <w:rsid w:val="00E9386E"/>
    <w:rsid w:val="00E94139"/>
    <w:rsid w:val="00E95081"/>
    <w:rsid w:val="00E953CD"/>
    <w:rsid w:val="00E96530"/>
    <w:rsid w:val="00E96D90"/>
    <w:rsid w:val="00E97CBA"/>
    <w:rsid w:val="00EA142D"/>
    <w:rsid w:val="00EA1D8E"/>
    <w:rsid w:val="00EA2E5B"/>
    <w:rsid w:val="00EA3044"/>
    <w:rsid w:val="00EA3F3F"/>
    <w:rsid w:val="00EA4611"/>
    <w:rsid w:val="00EB0724"/>
    <w:rsid w:val="00EB202A"/>
    <w:rsid w:val="00EB3028"/>
    <w:rsid w:val="00EB7A80"/>
    <w:rsid w:val="00EC0701"/>
    <w:rsid w:val="00EC19E0"/>
    <w:rsid w:val="00EC28FB"/>
    <w:rsid w:val="00EC51BC"/>
    <w:rsid w:val="00EC771F"/>
    <w:rsid w:val="00ED0FD7"/>
    <w:rsid w:val="00ED1C94"/>
    <w:rsid w:val="00ED1E78"/>
    <w:rsid w:val="00ED313F"/>
    <w:rsid w:val="00ED379A"/>
    <w:rsid w:val="00ED3B77"/>
    <w:rsid w:val="00ED4729"/>
    <w:rsid w:val="00ED7085"/>
    <w:rsid w:val="00EE00AD"/>
    <w:rsid w:val="00EE0896"/>
    <w:rsid w:val="00EE0F36"/>
    <w:rsid w:val="00EE1756"/>
    <w:rsid w:val="00EE1D69"/>
    <w:rsid w:val="00EE32AF"/>
    <w:rsid w:val="00EE4C38"/>
    <w:rsid w:val="00EE653D"/>
    <w:rsid w:val="00EE6C64"/>
    <w:rsid w:val="00EE7045"/>
    <w:rsid w:val="00EF0123"/>
    <w:rsid w:val="00EF2914"/>
    <w:rsid w:val="00EF2AA9"/>
    <w:rsid w:val="00EF2CFA"/>
    <w:rsid w:val="00EF30BC"/>
    <w:rsid w:val="00EF3317"/>
    <w:rsid w:val="00EF361E"/>
    <w:rsid w:val="00EF3C43"/>
    <w:rsid w:val="00EF65BE"/>
    <w:rsid w:val="00F014AA"/>
    <w:rsid w:val="00F014F8"/>
    <w:rsid w:val="00F01C70"/>
    <w:rsid w:val="00F037B8"/>
    <w:rsid w:val="00F041AC"/>
    <w:rsid w:val="00F047EA"/>
    <w:rsid w:val="00F0623E"/>
    <w:rsid w:val="00F102CE"/>
    <w:rsid w:val="00F107F4"/>
    <w:rsid w:val="00F10F24"/>
    <w:rsid w:val="00F113CB"/>
    <w:rsid w:val="00F11E4C"/>
    <w:rsid w:val="00F1280A"/>
    <w:rsid w:val="00F12CBF"/>
    <w:rsid w:val="00F12FA8"/>
    <w:rsid w:val="00F13E2A"/>
    <w:rsid w:val="00F147A2"/>
    <w:rsid w:val="00F15058"/>
    <w:rsid w:val="00F1657B"/>
    <w:rsid w:val="00F16ABD"/>
    <w:rsid w:val="00F172B2"/>
    <w:rsid w:val="00F179DD"/>
    <w:rsid w:val="00F17AFA"/>
    <w:rsid w:val="00F21C60"/>
    <w:rsid w:val="00F21CF0"/>
    <w:rsid w:val="00F2301E"/>
    <w:rsid w:val="00F236D6"/>
    <w:rsid w:val="00F23760"/>
    <w:rsid w:val="00F23CBD"/>
    <w:rsid w:val="00F23F28"/>
    <w:rsid w:val="00F25FF0"/>
    <w:rsid w:val="00F260F2"/>
    <w:rsid w:val="00F26B47"/>
    <w:rsid w:val="00F26B80"/>
    <w:rsid w:val="00F27B1C"/>
    <w:rsid w:val="00F27E32"/>
    <w:rsid w:val="00F30923"/>
    <w:rsid w:val="00F30C33"/>
    <w:rsid w:val="00F32175"/>
    <w:rsid w:val="00F3312F"/>
    <w:rsid w:val="00F34056"/>
    <w:rsid w:val="00F34A62"/>
    <w:rsid w:val="00F3579D"/>
    <w:rsid w:val="00F36ECF"/>
    <w:rsid w:val="00F40259"/>
    <w:rsid w:val="00F40738"/>
    <w:rsid w:val="00F411A7"/>
    <w:rsid w:val="00F41EE6"/>
    <w:rsid w:val="00F42905"/>
    <w:rsid w:val="00F46611"/>
    <w:rsid w:val="00F54F8E"/>
    <w:rsid w:val="00F550DD"/>
    <w:rsid w:val="00F567CE"/>
    <w:rsid w:val="00F56B93"/>
    <w:rsid w:val="00F56D7F"/>
    <w:rsid w:val="00F60F59"/>
    <w:rsid w:val="00F61E29"/>
    <w:rsid w:val="00F62C97"/>
    <w:rsid w:val="00F64AFC"/>
    <w:rsid w:val="00F64BA8"/>
    <w:rsid w:val="00F651FB"/>
    <w:rsid w:val="00F70F11"/>
    <w:rsid w:val="00F71D03"/>
    <w:rsid w:val="00F7220A"/>
    <w:rsid w:val="00F72562"/>
    <w:rsid w:val="00F72DA6"/>
    <w:rsid w:val="00F74D57"/>
    <w:rsid w:val="00F74FD9"/>
    <w:rsid w:val="00F7578F"/>
    <w:rsid w:val="00F767ED"/>
    <w:rsid w:val="00F76A4C"/>
    <w:rsid w:val="00F77169"/>
    <w:rsid w:val="00F804D6"/>
    <w:rsid w:val="00F8139B"/>
    <w:rsid w:val="00F81DD8"/>
    <w:rsid w:val="00F82B3E"/>
    <w:rsid w:val="00F8471A"/>
    <w:rsid w:val="00F90146"/>
    <w:rsid w:val="00F918CC"/>
    <w:rsid w:val="00F9269D"/>
    <w:rsid w:val="00F9298D"/>
    <w:rsid w:val="00F94248"/>
    <w:rsid w:val="00F94E35"/>
    <w:rsid w:val="00F95848"/>
    <w:rsid w:val="00FA0474"/>
    <w:rsid w:val="00FA396A"/>
    <w:rsid w:val="00FA54A2"/>
    <w:rsid w:val="00FA70D1"/>
    <w:rsid w:val="00FB0C0F"/>
    <w:rsid w:val="00FB1273"/>
    <w:rsid w:val="00FB166E"/>
    <w:rsid w:val="00FB3785"/>
    <w:rsid w:val="00FB3AA3"/>
    <w:rsid w:val="00FB3EFF"/>
    <w:rsid w:val="00FB463C"/>
    <w:rsid w:val="00FB679A"/>
    <w:rsid w:val="00FB6AF1"/>
    <w:rsid w:val="00FB7070"/>
    <w:rsid w:val="00FB73D4"/>
    <w:rsid w:val="00FB7935"/>
    <w:rsid w:val="00FB7963"/>
    <w:rsid w:val="00FB7D89"/>
    <w:rsid w:val="00FC07A8"/>
    <w:rsid w:val="00FC1B23"/>
    <w:rsid w:val="00FC1E68"/>
    <w:rsid w:val="00FC2565"/>
    <w:rsid w:val="00FC2B9E"/>
    <w:rsid w:val="00FC2C16"/>
    <w:rsid w:val="00FC7256"/>
    <w:rsid w:val="00FC7589"/>
    <w:rsid w:val="00FC7FC0"/>
    <w:rsid w:val="00FD15A4"/>
    <w:rsid w:val="00FD5645"/>
    <w:rsid w:val="00FD5B9E"/>
    <w:rsid w:val="00FD5BC1"/>
    <w:rsid w:val="00FD5E9D"/>
    <w:rsid w:val="00FD629F"/>
    <w:rsid w:val="00FE0697"/>
    <w:rsid w:val="00FE1AD7"/>
    <w:rsid w:val="00FE202F"/>
    <w:rsid w:val="00FE299E"/>
    <w:rsid w:val="00FE35B0"/>
    <w:rsid w:val="00FE3E30"/>
    <w:rsid w:val="00FE50E6"/>
    <w:rsid w:val="00FE5664"/>
    <w:rsid w:val="00FE57FC"/>
    <w:rsid w:val="00FF050F"/>
    <w:rsid w:val="00FF32C4"/>
    <w:rsid w:val="00FF5573"/>
    <w:rsid w:val="00FF5967"/>
    <w:rsid w:val="00FF664F"/>
    <w:rsid w:val="00FF7D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8863E"/>
  <w15:docId w15:val="{D9FDAB3F-9438-4A92-A3E2-6740857D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9EA"/>
    <w:pPr>
      <w:spacing w:line="360" w:lineRule="auto"/>
    </w:pPr>
    <w:rPr>
      <w:rFonts w:asciiTheme="majorBidi" w:hAnsiTheme="majorBidi"/>
      <w:sz w:val="24"/>
    </w:rPr>
  </w:style>
  <w:style w:type="paragraph" w:styleId="Heading1">
    <w:name w:val="heading 1"/>
    <w:basedOn w:val="Normal"/>
    <w:next w:val="Normal"/>
    <w:link w:val="Heading1Char"/>
    <w:uiPriority w:val="9"/>
    <w:qFormat/>
    <w:rsid w:val="00EA3F3F"/>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A3F3F"/>
    <w:pPr>
      <w:keepNext/>
      <w:keepLines/>
      <w:spacing w:before="40" w:after="0"/>
      <w:outlineLvl w:val="1"/>
    </w:pPr>
    <w:rPr>
      <w:rFonts w:eastAsiaTheme="majorEastAsia" w:cstheme="majorBidi"/>
      <w:sz w:val="28"/>
      <w:szCs w:val="26"/>
    </w:rPr>
  </w:style>
  <w:style w:type="paragraph" w:styleId="Heading3">
    <w:name w:val="heading 3"/>
    <w:basedOn w:val="Normal"/>
    <w:link w:val="Heading3Char"/>
    <w:uiPriority w:val="9"/>
    <w:qFormat/>
    <w:rsid w:val="00A54D5E"/>
    <w:pPr>
      <w:spacing w:before="100" w:beforeAutospacing="1" w:after="100" w:afterAutospacing="1" w:line="240" w:lineRule="auto"/>
      <w:outlineLvl w:val="2"/>
    </w:pPr>
    <w:rPr>
      <w:rFonts w:ascii="Times New Roman" w:eastAsia="Times New Roman" w:hAnsi="Times New Roman" w:cs="Times New Roman"/>
      <w:bCs/>
      <w:sz w:val="27"/>
      <w:szCs w:val="27"/>
    </w:rPr>
  </w:style>
  <w:style w:type="paragraph" w:styleId="Heading4">
    <w:name w:val="heading 4"/>
    <w:basedOn w:val="Normal"/>
    <w:next w:val="Normal"/>
    <w:link w:val="Heading4Char"/>
    <w:uiPriority w:val="9"/>
    <w:unhideWhenUsed/>
    <w:qFormat/>
    <w:rsid w:val="00A31505"/>
    <w:pPr>
      <w:keepNext/>
      <w:keepLines/>
      <w:spacing w:before="40" w:after="0" w:line="259" w:lineRule="auto"/>
      <w:outlineLvl w:val="3"/>
    </w:pPr>
    <w:rPr>
      <w:rFonts w:asciiTheme="majorHAnsi" w:eastAsiaTheme="majorEastAsia" w:hAnsiTheme="majorHAnsi" w:cstheme="majorBidi"/>
      <w:i/>
      <w:iCs/>
      <w:color w:val="365F91"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00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077"/>
    <w:rPr>
      <w:rFonts w:ascii="Tahoma" w:hAnsi="Tahoma" w:cs="Tahoma"/>
      <w:sz w:val="16"/>
      <w:szCs w:val="16"/>
    </w:rPr>
  </w:style>
  <w:style w:type="paragraph" w:styleId="Header">
    <w:name w:val="header"/>
    <w:basedOn w:val="Normal"/>
    <w:link w:val="HeaderChar"/>
    <w:uiPriority w:val="99"/>
    <w:unhideWhenUsed/>
    <w:rsid w:val="00806ECC"/>
    <w:pPr>
      <w:tabs>
        <w:tab w:val="center" w:pos="4153"/>
        <w:tab w:val="right" w:pos="8306"/>
      </w:tabs>
      <w:spacing w:after="0" w:line="240" w:lineRule="auto"/>
    </w:pPr>
  </w:style>
  <w:style w:type="character" w:customStyle="1" w:styleId="HeaderChar">
    <w:name w:val="Header Char"/>
    <w:basedOn w:val="DefaultParagraphFont"/>
    <w:link w:val="Header"/>
    <w:uiPriority w:val="99"/>
    <w:rsid w:val="00806ECC"/>
  </w:style>
  <w:style w:type="paragraph" w:styleId="Footer">
    <w:name w:val="footer"/>
    <w:basedOn w:val="Normal"/>
    <w:link w:val="FooterChar"/>
    <w:uiPriority w:val="99"/>
    <w:unhideWhenUsed/>
    <w:rsid w:val="00806ECC"/>
    <w:pPr>
      <w:tabs>
        <w:tab w:val="center" w:pos="4153"/>
        <w:tab w:val="right" w:pos="8306"/>
      </w:tabs>
      <w:spacing w:after="0" w:line="240" w:lineRule="auto"/>
    </w:pPr>
  </w:style>
  <w:style w:type="character" w:customStyle="1" w:styleId="FooterChar">
    <w:name w:val="Footer Char"/>
    <w:basedOn w:val="DefaultParagraphFont"/>
    <w:link w:val="Footer"/>
    <w:uiPriority w:val="99"/>
    <w:rsid w:val="00806ECC"/>
  </w:style>
  <w:style w:type="character" w:customStyle="1" w:styleId="apple-converted-space">
    <w:name w:val="apple-converted-space"/>
    <w:basedOn w:val="DefaultParagraphFont"/>
    <w:rsid w:val="00877417"/>
  </w:style>
  <w:style w:type="paragraph" w:styleId="NormalWeb">
    <w:name w:val="Normal (Web)"/>
    <w:basedOn w:val="Normal"/>
    <w:uiPriority w:val="99"/>
    <w:semiHidden/>
    <w:unhideWhenUsed/>
    <w:rsid w:val="002B7250"/>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2B7250"/>
    <w:rPr>
      <w:b/>
      <w:bCs/>
    </w:rPr>
  </w:style>
  <w:style w:type="character" w:customStyle="1" w:styleId="Heading3Char">
    <w:name w:val="Heading 3 Char"/>
    <w:basedOn w:val="DefaultParagraphFont"/>
    <w:link w:val="Heading3"/>
    <w:uiPriority w:val="9"/>
    <w:rsid w:val="00A54D5E"/>
    <w:rPr>
      <w:rFonts w:ascii="Times New Roman" w:eastAsia="Times New Roman" w:hAnsi="Times New Roman" w:cs="Times New Roman"/>
      <w:bCs/>
      <w:sz w:val="27"/>
      <w:szCs w:val="27"/>
    </w:rPr>
  </w:style>
  <w:style w:type="character" w:customStyle="1" w:styleId="Heading2Char">
    <w:name w:val="Heading 2 Char"/>
    <w:basedOn w:val="DefaultParagraphFont"/>
    <w:link w:val="Heading2"/>
    <w:uiPriority w:val="9"/>
    <w:rsid w:val="00EA3F3F"/>
    <w:rPr>
      <w:rFonts w:asciiTheme="majorBidi" w:eastAsiaTheme="majorEastAsia" w:hAnsiTheme="majorBidi" w:cstheme="majorBidi"/>
      <w:sz w:val="28"/>
      <w:szCs w:val="26"/>
    </w:rPr>
  </w:style>
  <w:style w:type="paragraph" w:styleId="ListParagraph">
    <w:name w:val="List Paragraph"/>
    <w:basedOn w:val="Normal"/>
    <w:uiPriority w:val="34"/>
    <w:qFormat/>
    <w:rsid w:val="003A2A54"/>
    <w:pPr>
      <w:ind w:left="720"/>
      <w:contextualSpacing/>
    </w:pPr>
  </w:style>
  <w:style w:type="character" w:styleId="Hyperlink">
    <w:name w:val="Hyperlink"/>
    <w:basedOn w:val="DefaultParagraphFont"/>
    <w:uiPriority w:val="99"/>
    <w:unhideWhenUsed/>
    <w:rsid w:val="00B02DAD"/>
    <w:rPr>
      <w:color w:val="0000FF"/>
      <w:u w:val="single"/>
    </w:rPr>
  </w:style>
  <w:style w:type="table" w:styleId="ListTable4-Accent6">
    <w:name w:val="List Table 4 Accent 6"/>
    <w:basedOn w:val="TableNormal"/>
    <w:uiPriority w:val="49"/>
    <w:rsid w:val="00F9298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Grid">
    <w:name w:val="Table Grid"/>
    <w:basedOn w:val="TableNormal"/>
    <w:uiPriority w:val="39"/>
    <w:rsid w:val="00F92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urfulAccent5">
    <w:name w:val="List Table 6 Colorful Accent 5"/>
    <w:basedOn w:val="TableNormal"/>
    <w:uiPriority w:val="51"/>
    <w:rsid w:val="00F9298D"/>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5">
    <w:name w:val="Grid Table 6 Colorful Accent 5"/>
    <w:basedOn w:val="TableNormal"/>
    <w:uiPriority w:val="51"/>
    <w:rsid w:val="00C02F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1">
    <w:name w:val="Grid Table 6 Colorful Accent 1"/>
    <w:basedOn w:val="TableNormal"/>
    <w:uiPriority w:val="51"/>
    <w:rsid w:val="00C02F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3">
    <w:name w:val="Grid Table 6 Colorful Accent 3"/>
    <w:basedOn w:val="TableNormal"/>
    <w:uiPriority w:val="51"/>
    <w:rsid w:val="00C02F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CommentReference">
    <w:name w:val="annotation reference"/>
    <w:basedOn w:val="DefaultParagraphFont"/>
    <w:uiPriority w:val="99"/>
    <w:semiHidden/>
    <w:unhideWhenUsed/>
    <w:rsid w:val="00D018E9"/>
    <w:rPr>
      <w:sz w:val="16"/>
      <w:szCs w:val="16"/>
    </w:rPr>
  </w:style>
  <w:style w:type="paragraph" w:styleId="CommentText">
    <w:name w:val="annotation text"/>
    <w:basedOn w:val="Normal"/>
    <w:link w:val="CommentTextChar"/>
    <w:uiPriority w:val="99"/>
    <w:unhideWhenUsed/>
    <w:rsid w:val="00D018E9"/>
    <w:pPr>
      <w:spacing w:line="240" w:lineRule="auto"/>
    </w:pPr>
    <w:rPr>
      <w:sz w:val="20"/>
      <w:szCs w:val="20"/>
    </w:rPr>
  </w:style>
  <w:style w:type="character" w:customStyle="1" w:styleId="CommentTextChar">
    <w:name w:val="Comment Text Char"/>
    <w:basedOn w:val="DefaultParagraphFont"/>
    <w:link w:val="CommentText"/>
    <w:uiPriority w:val="99"/>
    <w:rsid w:val="00D018E9"/>
    <w:rPr>
      <w:sz w:val="20"/>
      <w:szCs w:val="20"/>
    </w:rPr>
  </w:style>
  <w:style w:type="paragraph" w:styleId="CommentSubject">
    <w:name w:val="annotation subject"/>
    <w:basedOn w:val="CommentText"/>
    <w:next w:val="CommentText"/>
    <w:link w:val="CommentSubjectChar"/>
    <w:uiPriority w:val="99"/>
    <w:semiHidden/>
    <w:unhideWhenUsed/>
    <w:rsid w:val="00D018E9"/>
    <w:rPr>
      <w:b/>
      <w:bCs/>
    </w:rPr>
  </w:style>
  <w:style w:type="character" w:customStyle="1" w:styleId="CommentSubjectChar">
    <w:name w:val="Comment Subject Char"/>
    <w:basedOn w:val="CommentTextChar"/>
    <w:link w:val="CommentSubject"/>
    <w:uiPriority w:val="99"/>
    <w:semiHidden/>
    <w:rsid w:val="00D018E9"/>
    <w:rPr>
      <w:b/>
      <w:bCs/>
      <w:sz w:val="20"/>
      <w:szCs w:val="20"/>
    </w:rPr>
  </w:style>
  <w:style w:type="paragraph" w:styleId="FootnoteText">
    <w:name w:val="footnote text"/>
    <w:basedOn w:val="Normal"/>
    <w:link w:val="FootnoteTextChar"/>
    <w:uiPriority w:val="99"/>
    <w:semiHidden/>
    <w:unhideWhenUsed/>
    <w:rsid w:val="006802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22C"/>
    <w:rPr>
      <w:sz w:val="20"/>
      <w:szCs w:val="20"/>
    </w:rPr>
  </w:style>
  <w:style w:type="character" w:styleId="FootnoteReference">
    <w:name w:val="footnote reference"/>
    <w:basedOn w:val="DefaultParagraphFont"/>
    <w:uiPriority w:val="99"/>
    <w:semiHidden/>
    <w:unhideWhenUsed/>
    <w:rsid w:val="0068022C"/>
    <w:rPr>
      <w:vertAlign w:val="superscript"/>
    </w:rPr>
  </w:style>
  <w:style w:type="character" w:customStyle="1" w:styleId="Heading1Char">
    <w:name w:val="Heading 1 Char"/>
    <w:basedOn w:val="DefaultParagraphFont"/>
    <w:link w:val="Heading1"/>
    <w:uiPriority w:val="9"/>
    <w:rsid w:val="00EA3F3F"/>
    <w:rPr>
      <w:rFonts w:asciiTheme="majorBidi" w:eastAsiaTheme="majorEastAsia" w:hAnsiTheme="majorBidi" w:cstheme="majorBidi"/>
      <w:b/>
      <w:sz w:val="32"/>
      <w:szCs w:val="32"/>
    </w:rPr>
  </w:style>
  <w:style w:type="paragraph" w:styleId="TOCHeading">
    <w:name w:val="TOC Heading"/>
    <w:basedOn w:val="Heading1"/>
    <w:next w:val="Normal"/>
    <w:uiPriority w:val="39"/>
    <w:unhideWhenUsed/>
    <w:qFormat/>
    <w:rsid w:val="009C6364"/>
    <w:pPr>
      <w:spacing w:line="259" w:lineRule="auto"/>
      <w:outlineLvl w:val="9"/>
    </w:pPr>
  </w:style>
  <w:style w:type="paragraph" w:styleId="TOC2">
    <w:name w:val="toc 2"/>
    <w:basedOn w:val="Normal"/>
    <w:next w:val="Normal"/>
    <w:autoRedefine/>
    <w:uiPriority w:val="39"/>
    <w:unhideWhenUsed/>
    <w:rsid w:val="009C6364"/>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9463DE"/>
    <w:pPr>
      <w:tabs>
        <w:tab w:val="right" w:leader="dot" w:pos="8227"/>
      </w:tabs>
      <w:spacing w:after="100" w:line="259" w:lineRule="auto"/>
      <w:jc w:val="center"/>
    </w:pPr>
    <w:rPr>
      <w:rFonts w:eastAsiaTheme="minorEastAsia" w:cs="Times New Roman"/>
    </w:rPr>
  </w:style>
  <w:style w:type="paragraph" w:styleId="TOC3">
    <w:name w:val="toc 3"/>
    <w:basedOn w:val="Normal"/>
    <w:next w:val="Normal"/>
    <w:autoRedefine/>
    <w:uiPriority w:val="39"/>
    <w:unhideWhenUsed/>
    <w:rsid w:val="009C6364"/>
    <w:pPr>
      <w:spacing w:after="100" w:line="259" w:lineRule="auto"/>
      <w:ind w:left="440"/>
    </w:pPr>
    <w:rPr>
      <w:rFonts w:eastAsiaTheme="minorEastAsia" w:cs="Times New Roman"/>
    </w:rPr>
  </w:style>
  <w:style w:type="table" w:styleId="PlainTable1">
    <w:name w:val="Plain Table 1"/>
    <w:basedOn w:val="TableNormal"/>
    <w:uiPriority w:val="41"/>
    <w:rsid w:val="00825F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793B0F"/>
  </w:style>
  <w:style w:type="paragraph" w:styleId="Revision">
    <w:name w:val="Revision"/>
    <w:hidden/>
    <w:uiPriority w:val="99"/>
    <w:semiHidden/>
    <w:rsid w:val="00A1510A"/>
    <w:pPr>
      <w:spacing w:after="0" w:line="240" w:lineRule="auto"/>
    </w:pPr>
  </w:style>
  <w:style w:type="character" w:styleId="PlaceholderText">
    <w:name w:val="Placeholder Text"/>
    <w:basedOn w:val="DefaultParagraphFont"/>
    <w:uiPriority w:val="99"/>
    <w:semiHidden/>
    <w:rsid w:val="00D2748D"/>
    <w:rPr>
      <w:color w:val="808080"/>
    </w:rPr>
  </w:style>
  <w:style w:type="paragraph" w:styleId="Title">
    <w:name w:val="Title"/>
    <w:basedOn w:val="Normal"/>
    <w:next w:val="Normal"/>
    <w:link w:val="TitleChar"/>
    <w:uiPriority w:val="10"/>
    <w:qFormat/>
    <w:rsid w:val="007D69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953"/>
    <w:rPr>
      <w:rFonts w:asciiTheme="majorHAnsi" w:eastAsiaTheme="majorEastAsia" w:hAnsiTheme="majorHAnsi" w:cstheme="majorBidi"/>
      <w:spacing w:val="-10"/>
      <w:kern w:val="28"/>
      <w:sz w:val="56"/>
      <w:szCs w:val="56"/>
    </w:rPr>
  </w:style>
  <w:style w:type="character" w:customStyle="1" w:styleId="fontstyle01">
    <w:name w:val="fontstyle01"/>
    <w:basedOn w:val="DefaultParagraphFont"/>
    <w:rsid w:val="007D6953"/>
    <w:rPr>
      <w:rFonts w:ascii="TimesNewRomanPSMT" w:hAnsi="TimesNewRomanPSMT" w:hint="default"/>
      <w:b w:val="0"/>
      <w:bCs w:val="0"/>
      <w:i w:val="0"/>
      <w:iCs w:val="0"/>
      <w:color w:val="000000"/>
      <w:sz w:val="24"/>
      <w:szCs w:val="24"/>
    </w:rPr>
  </w:style>
  <w:style w:type="character" w:customStyle="1" w:styleId="Heading4Char">
    <w:name w:val="Heading 4 Char"/>
    <w:basedOn w:val="DefaultParagraphFont"/>
    <w:link w:val="Heading4"/>
    <w:uiPriority w:val="9"/>
    <w:rsid w:val="00A31505"/>
    <w:rPr>
      <w:rFonts w:asciiTheme="majorHAnsi" w:eastAsiaTheme="majorEastAsia" w:hAnsiTheme="majorHAnsi" w:cstheme="majorBidi"/>
      <w:i/>
      <w:iCs/>
      <w:color w:val="365F91" w:themeColor="accent1" w:themeShade="BF"/>
    </w:rPr>
  </w:style>
  <w:style w:type="table" w:styleId="ListTable4-Accent3">
    <w:name w:val="List Table 4 Accent 3"/>
    <w:basedOn w:val="TableNormal"/>
    <w:uiPriority w:val="49"/>
    <w:rsid w:val="00A3150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1">
    <w:name w:val="Grid Table 3 Accent 1"/>
    <w:basedOn w:val="TableNormal"/>
    <w:uiPriority w:val="48"/>
    <w:rsid w:val="00A3150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5">
    <w:name w:val="Grid Table 5 Dark Accent 5"/>
    <w:basedOn w:val="TableNormal"/>
    <w:uiPriority w:val="50"/>
    <w:rsid w:val="00A315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3-Accent5">
    <w:name w:val="Grid Table 3 Accent 5"/>
    <w:basedOn w:val="TableNormal"/>
    <w:uiPriority w:val="48"/>
    <w:rsid w:val="00841B0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customStyle="1" w:styleId="ql-indent-1">
    <w:name w:val="ql-indent-1"/>
    <w:basedOn w:val="Normal"/>
    <w:rsid w:val="00131EB8"/>
    <w:pPr>
      <w:spacing w:before="100" w:beforeAutospacing="1" w:after="100" w:afterAutospacing="1" w:line="240" w:lineRule="auto"/>
    </w:pPr>
    <w:rPr>
      <w:rFonts w:ascii="Times New Roman" w:eastAsia="Times New Roman" w:hAnsi="Times New Roman" w:cs="Times New Roman"/>
      <w:szCs w:val="24"/>
    </w:rPr>
  </w:style>
  <w:style w:type="table" w:styleId="PlainTable3">
    <w:name w:val="Plain Table 3"/>
    <w:basedOn w:val="TableNormal"/>
    <w:uiPriority w:val="43"/>
    <w:rsid w:val="000837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ql-indent-4">
    <w:name w:val="ql-indent-4"/>
    <w:basedOn w:val="Normal"/>
    <w:rsid w:val="00A508CB"/>
    <w:pPr>
      <w:spacing w:before="100" w:beforeAutospacing="1" w:after="100" w:afterAutospacing="1" w:line="240" w:lineRule="auto"/>
    </w:pPr>
    <w:rPr>
      <w:rFonts w:ascii="Times New Roman" w:eastAsia="Times New Roman" w:hAnsi="Times New Roman" w:cs="Times New Roman"/>
      <w:szCs w:val="24"/>
    </w:rPr>
  </w:style>
  <w:style w:type="paragraph" w:customStyle="1" w:styleId="ql-indent-7">
    <w:name w:val="ql-indent-7"/>
    <w:basedOn w:val="Normal"/>
    <w:rsid w:val="00A508CB"/>
    <w:pPr>
      <w:spacing w:before="100" w:beforeAutospacing="1" w:after="100" w:afterAutospacing="1" w:line="240" w:lineRule="auto"/>
    </w:pPr>
    <w:rPr>
      <w:rFonts w:ascii="Times New Roman" w:eastAsia="Times New Roman" w:hAnsi="Times New Roman" w:cs="Times New Roman"/>
      <w:szCs w:val="24"/>
    </w:rPr>
  </w:style>
  <w:style w:type="table" w:styleId="GridTable4-Accent6">
    <w:name w:val="Grid Table 4 Accent 6"/>
    <w:basedOn w:val="TableNormal"/>
    <w:uiPriority w:val="49"/>
    <w:rsid w:val="00E015B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3">
    <w:name w:val="Grid Table 4 Accent 3"/>
    <w:basedOn w:val="TableNormal"/>
    <w:uiPriority w:val="49"/>
    <w:rsid w:val="00E015B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3">
    <w:name w:val="Grid Table 3 Accent 3"/>
    <w:basedOn w:val="TableNormal"/>
    <w:uiPriority w:val="48"/>
    <w:rsid w:val="0054007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ListTable3-Accent3">
    <w:name w:val="List Table 3 Accent 3"/>
    <w:basedOn w:val="TableNormal"/>
    <w:uiPriority w:val="48"/>
    <w:rsid w:val="00540071"/>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styleId="UnresolvedMention">
    <w:name w:val="Unresolved Mention"/>
    <w:basedOn w:val="DefaultParagraphFont"/>
    <w:uiPriority w:val="99"/>
    <w:semiHidden/>
    <w:unhideWhenUsed/>
    <w:rsid w:val="003E372C"/>
    <w:rPr>
      <w:color w:val="605E5C"/>
      <w:shd w:val="clear" w:color="auto" w:fill="E1DFDD"/>
    </w:rPr>
  </w:style>
  <w:style w:type="character" w:styleId="PageNumber">
    <w:name w:val="page number"/>
    <w:basedOn w:val="DefaultParagraphFont"/>
    <w:uiPriority w:val="99"/>
    <w:semiHidden/>
    <w:unhideWhenUsed/>
    <w:rsid w:val="00BD071C"/>
  </w:style>
  <w:style w:type="character" w:customStyle="1" w:styleId="dropcap">
    <w:name w:val="dropcap"/>
    <w:basedOn w:val="DefaultParagraphFont"/>
    <w:rsid w:val="00CE6B97"/>
  </w:style>
  <w:style w:type="character" w:customStyle="1" w:styleId="vkekvd">
    <w:name w:val="vkekvd"/>
    <w:basedOn w:val="DefaultParagraphFont"/>
    <w:rsid w:val="004B2D40"/>
  </w:style>
  <w:style w:type="character" w:customStyle="1" w:styleId="ifmvxd">
    <w:name w:val="ifmvxd"/>
    <w:basedOn w:val="DefaultParagraphFont"/>
    <w:rsid w:val="004B2D40"/>
  </w:style>
  <w:style w:type="paragraph" w:customStyle="1" w:styleId="df3vjf">
    <w:name w:val="df3vjf"/>
    <w:basedOn w:val="Normal"/>
    <w:rsid w:val="004B2D40"/>
    <w:pPr>
      <w:spacing w:before="100" w:beforeAutospacing="1" w:after="100" w:afterAutospacing="1" w:line="240" w:lineRule="auto"/>
    </w:pPr>
    <w:rPr>
      <w:rFonts w:ascii="Times New Roman" w:eastAsiaTheme="minorEastAsia" w:hAnsi="Times New Roman" w:cs="Times New Roman"/>
      <w:szCs w:val="24"/>
      <w:lang w:val="en-GB"/>
    </w:rPr>
  </w:style>
  <w:style w:type="character" w:customStyle="1" w:styleId="t286pc">
    <w:name w:val="t286pc"/>
    <w:basedOn w:val="DefaultParagraphFont"/>
    <w:rsid w:val="004B2D40"/>
  </w:style>
  <w:style w:type="character" w:styleId="FollowedHyperlink">
    <w:name w:val="FollowedHyperlink"/>
    <w:basedOn w:val="DefaultParagraphFont"/>
    <w:uiPriority w:val="99"/>
    <w:semiHidden/>
    <w:unhideWhenUsed/>
    <w:rsid w:val="006B24DD"/>
    <w:rPr>
      <w:color w:val="800080" w:themeColor="followedHyperlink"/>
      <w:u w:val="single"/>
    </w:rPr>
  </w:style>
  <w:style w:type="character" w:styleId="IntenseReference">
    <w:name w:val="Intense Reference"/>
    <w:basedOn w:val="DefaultParagraphFont"/>
    <w:uiPriority w:val="32"/>
    <w:qFormat/>
    <w:rsid w:val="00D246A5"/>
    <w:rPr>
      <w:b/>
      <w:bCs/>
      <w:smallCaps/>
      <w:color w:val="365F91" w:themeColor="accent1" w:themeShade="BF"/>
      <w:spacing w:val="5"/>
    </w:rPr>
  </w:style>
  <w:style w:type="character" w:styleId="SubtleReference">
    <w:name w:val="Subtle Reference"/>
    <w:basedOn w:val="DefaultParagraphFont"/>
    <w:uiPriority w:val="31"/>
    <w:qFormat/>
    <w:rsid w:val="00D246A5"/>
    <w:rPr>
      <w:smallCaps/>
      <w:color w:val="5A5A5A" w:themeColor="text1" w:themeTint="A5"/>
    </w:rPr>
  </w:style>
  <w:style w:type="paragraph" w:styleId="EndnoteText">
    <w:name w:val="endnote text"/>
    <w:basedOn w:val="Normal"/>
    <w:link w:val="EndnoteTextChar"/>
    <w:uiPriority w:val="99"/>
    <w:semiHidden/>
    <w:unhideWhenUsed/>
    <w:rsid w:val="00D32B0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32B04"/>
    <w:rPr>
      <w:rFonts w:asciiTheme="majorBidi" w:hAnsiTheme="majorBidi"/>
      <w:sz w:val="20"/>
      <w:szCs w:val="20"/>
    </w:rPr>
  </w:style>
  <w:style w:type="character" w:styleId="EndnoteReference">
    <w:name w:val="endnote reference"/>
    <w:basedOn w:val="DefaultParagraphFont"/>
    <w:uiPriority w:val="99"/>
    <w:semiHidden/>
    <w:unhideWhenUsed/>
    <w:rsid w:val="00D32B04"/>
    <w:rPr>
      <w:vertAlign w:val="superscript"/>
    </w:rPr>
  </w:style>
  <w:style w:type="character" w:customStyle="1" w:styleId="dtet0b">
    <w:name w:val="dtet0b"/>
    <w:basedOn w:val="DefaultParagraphFont"/>
    <w:rsid w:val="00552124"/>
  </w:style>
  <w:style w:type="character" w:customStyle="1" w:styleId="ijm6od">
    <w:name w:val="ijm6od"/>
    <w:basedOn w:val="DefaultParagraphFont"/>
    <w:rsid w:val="00456624"/>
  </w:style>
  <w:style w:type="character" w:styleId="Emphasis">
    <w:name w:val="Emphasis"/>
    <w:basedOn w:val="DefaultParagraphFont"/>
    <w:uiPriority w:val="20"/>
    <w:qFormat/>
    <w:rsid w:val="005047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486">
      <w:bodyDiv w:val="1"/>
      <w:marLeft w:val="0"/>
      <w:marRight w:val="0"/>
      <w:marTop w:val="0"/>
      <w:marBottom w:val="0"/>
      <w:divBdr>
        <w:top w:val="none" w:sz="0" w:space="0" w:color="auto"/>
        <w:left w:val="none" w:sz="0" w:space="0" w:color="auto"/>
        <w:bottom w:val="none" w:sz="0" w:space="0" w:color="auto"/>
        <w:right w:val="none" w:sz="0" w:space="0" w:color="auto"/>
      </w:divBdr>
    </w:div>
    <w:div w:id="10911007">
      <w:bodyDiv w:val="1"/>
      <w:marLeft w:val="0"/>
      <w:marRight w:val="0"/>
      <w:marTop w:val="0"/>
      <w:marBottom w:val="0"/>
      <w:divBdr>
        <w:top w:val="none" w:sz="0" w:space="0" w:color="auto"/>
        <w:left w:val="none" w:sz="0" w:space="0" w:color="auto"/>
        <w:bottom w:val="none" w:sz="0" w:space="0" w:color="auto"/>
        <w:right w:val="none" w:sz="0" w:space="0" w:color="auto"/>
      </w:divBdr>
    </w:div>
    <w:div w:id="16322260">
      <w:bodyDiv w:val="1"/>
      <w:marLeft w:val="0"/>
      <w:marRight w:val="0"/>
      <w:marTop w:val="0"/>
      <w:marBottom w:val="0"/>
      <w:divBdr>
        <w:top w:val="none" w:sz="0" w:space="0" w:color="auto"/>
        <w:left w:val="none" w:sz="0" w:space="0" w:color="auto"/>
        <w:bottom w:val="none" w:sz="0" w:space="0" w:color="auto"/>
        <w:right w:val="none" w:sz="0" w:space="0" w:color="auto"/>
      </w:divBdr>
    </w:div>
    <w:div w:id="23218578">
      <w:bodyDiv w:val="1"/>
      <w:marLeft w:val="0"/>
      <w:marRight w:val="0"/>
      <w:marTop w:val="0"/>
      <w:marBottom w:val="0"/>
      <w:divBdr>
        <w:top w:val="none" w:sz="0" w:space="0" w:color="auto"/>
        <w:left w:val="none" w:sz="0" w:space="0" w:color="auto"/>
        <w:bottom w:val="none" w:sz="0" w:space="0" w:color="auto"/>
        <w:right w:val="none" w:sz="0" w:space="0" w:color="auto"/>
      </w:divBdr>
    </w:div>
    <w:div w:id="23601667">
      <w:bodyDiv w:val="1"/>
      <w:marLeft w:val="0"/>
      <w:marRight w:val="0"/>
      <w:marTop w:val="0"/>
      <w:marBottom w:val="0"/>
      <w:divBdr>
        <w:top w:val="none" w:sz="0" w:space="0" w:color="auto"/>
        <w:left w:val="none" w:sz="0" w:space="0" w:color="auto"/>
        <w:bottom w:val="none" w:sz="0" w:space="0" w:color="auto"/>
        <w:right w:val="none" w:sz="0" w:space="0" w:color="auto"/>
      </w:divBdr>
    </w:div>
    <w:div w:id="26372119">
      <w:bodyDiv w:val="1"/>
      <w:marLeft w:val="0"/>
      <w:marRight w:val="0"/>
      <w:marTop w:val="0"/>
      <w:marBottom w:val="0"/>
      <w:divBdr>
        <w:top w:val="none" w:sz="0" w:space="0" w:color="auto"/>
        <w:left w:val="none" w:sz="0" w:space="0" w:color="auto"/>
        <w:bottom w:val="none" w:sz="0" w:space="0" w:color="auto"/>
        <w:right w:val="none" w:sz="0" w:space="0" w:color="auto"/>
      </w:divBdr>
    </w:div>
    <w:div w:id="35979326">
      <w:bodyDiv w:val="1"/>
      <w:marLeft w:val="0"/>
      <w:marRight w:val="0"/>
      <w:marTop w:val="0"/>
      <w:marBottom w:val="0"/>
      <w:divBdr>
        <w:top w:val="none" w:sz="0" w:space="0" w:color="auto"/>
        <w:left w:val="none" w:sz="0" w:space="0" w:color="auto"/>
        <w:bottom w:val="none" w:sz="0" w:space="0" w:color="auto"/>
        <w:right w:val="none" w:sz="0" w:space="0" w:color="auto"/>
      </w:divBdr>
    </w:div>
    <w:div w:id="42290034">
      <w:bodyDiv w:val="1"/>
      <w:marLeft w:val="0"/>
      <w:marRight w:val="0"/>
      <w:marTop w:val="0"/>
      <w:marBottom w:val="0"/>
      <w:divBdr>
        <w:top w:val="none" w:sz="0" w:space="0" w:color="auto"/>
        <w:left w:val="none" w:sz="0" w:space="0" w:color="auto"/>
        <w:bottom w:val="none" w:sz="0" w:space="0" w:color="auto"/>
        <w:right w:val="none" w:sz="0" w:space="0" w:color="auto"/>
      </w:divBdr>
    </w:div>
    <w:div w:id="51540952">
      <w:bodyDiv w:val="1"/>
      <w:marLeft w:val="0"/>
      <w:marRight w:val="0"/>
      <w:marTop w:val="0"/>
      <w:marBottom w:val="0"/>
      <w:divBdr>
        <w:top w:val="none" w:sz="0" w:space="0" w:color="auto"/>
        <w:left w:val="none" w:sz="0" w:space="0" w:color="auto"/>
        <w:bottom w:val="none" w:sz="0" w:space="0" w:color="auto"/>
        <w:right w:val="none" w:sz="0" w:space="0" w:color="auto"/>
      </w:divBdr>
    </w:div>
    <w:div w:id="53505806">
      <w:bodyDiv w:val="1"/>
      <w:marLeft w:val="0"/>
      <w:marRight w:val="0"/>
      <w:marTop w:val="0"/>
      <w:marBottom w:val="0"/>
      <w:divBdr>
        <w:top w:val="none" w:sz="0" w:space="0" w:color="auto"/>
        <w:left w:val="none" w:sz="0" w:space="0" w:color="auto"/>
        <w:bottom w:val="none" w:sz="0" w:space="0" w:color="auto"/>
        <w:right w:val="none" w:sz="0" w:space="0" w:color="auto"/>
      </w:divBdr>
    </w:div>
    <w:div w:id="54160284">
      <w:bodyDiv w:val="1"/>
      <w:marLeft w:val="0"/>
      <w:marRight w:val="0"/>
      <w:marTop w:val="0"/>
      <w:marBottom w:val="0"/>
      <w:divBdr>
        <w:top w:val="none" w:sz="0" w:space="0" w:color="auto"/>
        <w:left w:val="none" w:sz="0" w:space="0" w:color="auto"/>
        <w:bottom w:val="none" w:sz="0" w:space="0" w:color="auto"/>
        <w:right w:val="none" w:sz="0" w:space="0" w:color="auto"/>
      </w:divBdr>
    </w:div>
    <w:div w:id="65297940">
      <w:bodyDiv w:val="1"/>
      <w:marLeft w:val="0"/>
      <w:marRight w:val="0"/>
      <w:marTop w:val="0"/>
      <w:marBottom w:val="0"/>
      <w:divBdr>
        <w:top w:val="none" w:sz="0" w:space="0" w:color="auto"/>
        <w:left w:val="none" w:sz="0" w:space="0" w:color="auto"/>
        <w:bottom w:val="none" w:sz="0" w:space="0" w:color="auto"/>
        <w:right w:val="none" w:sz="0" w:space="0" w:color="auto"/>
      </w:divBdr>
    </w:div>
    <w:div w:id="67192579">
      <w:bodyDiv w:val="1"/>
      <w:marLeft w:val="0"/>
      <w:marRight w:val="0"/>
      <w:marTop w:val="0"/>
      <w:marBottom w:val="0"/>
      <w:divBdr>
        <w:top w:val="none" w:sz="0" w:space="0" w:color="auto"/>
        <w:left w:val="none" w:sz="0" w:space="0" w:color="auto"/>
        <w:bottom w:val="none" w:sz="0" w:space="0" w:color="auto"/>
        <w:right w:val="none" w:sz="0" w:space="0" w:color="auto"/>
      </w:divBdr>
    </w:div>
    <w:div w:id="68043589">
      <w:bodyDiv w:val="1"/>
      <w:marLeft w:val="0"/>
      <w:marRight w:val="0"/>
      <w:marTop w:val="0"/>
      <w:marBottom w:val="0"/>
      <w:divBdr>
        <w:top w:val="none" w:sz="0" w:space="0" w:color="auto"/>
        <w:left w:val="none" w:sz="0" w:space="0" w:color="auto"/>
        <w:bottom w:val="none" w:sz="0" w:space="0" w:color="auto"/>
        <w:right w:val="none" w:sz="0" w:space="0" w:color="auto"/>
      </w:divBdr>
    </w:div>
    <w:div w:id="73628107">
      <w:bodyDiv w:val="1"/>
      <w:marLeft w:val="0"/>
      <w:marRight w:val="0"/>
      <w:marTop w:val="0"/>
      <w:marBottom w:val="0"/>
      <w:divBdr>
        <w:top w:val="none" w:sz="0" w:space="0" w:color="auto"/>
        <w:left w:val="none" w:sz="0" w:space="0" w:color="auto"/>
        <w:bottom w:val="none" w:sz="0" w:space="0" w:color="auto"/>
        <w:right w:val="none" w:sz="0" w:space="0" w:color="auto"/>
      </w:divBdr>
    </w:div>
    <w:div w:id="76678312">
      <w:bodyDiv w:val="1"/>
      <w:marLeft w:val="0"/>
      <w:marRight w:val="0"/>
      <w:marTop w:val="0"/>
      <w:marBottom w:val="0"/>
      <w:divBdr>
        <w:top w:val="none" w:sz="0" w:space="0" w:color="auto"/>
        <w:left w:val="none" w:sz="0" w:space="0" w:color="auto"/>
        <w:bottom w:val="none" w:sz="0" w:space="0" w:color="auto"/>
        <w:right w:val="none" w:sz="0" w:space="0" w:color="auto"/>
      </w:divBdr>
    </w:div>
    <w:div w:id="81880942">
      <w:bodyDiv w:val="1"/>
      <w:marLeft w:val="0"/>
      <w:marRight w:val="0"/>
      <w:marTop w:val="0"/>
      <w:marBottom w:val="0"/>
      <w:divBdr>
        <w:top w:val="none" w:sz="0" w:space="0" w:color="auto"/>
        <w:left w:val="none" w:sz="0" w:space="0" w:color="auto"/>
        <w:bottom w:val="none" w:sz="0" w:space="0" w:color="auto"/>
        <w:right w:val="none" w:sz="0" w:space="0" w:color="auto"/>
      </w:divBdr>
    </w:div>
    <w:div w:id="93866555">
      <w:bodyDiv w:val="1"/>
      <w:marLeft w:val="0"/>
      <w:marRight w:val="0"/>
      <w:marTop w:val="0"/>
      <w:marBottom w:val="0"/>
      <w:divBdr>
        <w:top w:val="none" w:sz="0" w:space="0" w:color="auto"/>
        <w:left w:val="none" w:sz="0" w:space="0" w:color="auto"/>
        <w:bottom w:val="none" w:sz="0" w:space="0" w:color="auto"/>
        <w:right w:val="none" w:sz="0" w:space="0" w:color="auto"/>
      </w:divBdr>
    </w:div>
    <w:div w:id="96487124">
      <w:bodyDiv w:val="1"/>
      <w:marLeft w:val="0"/>
      <w:marRight w:val="0"/>
      <w:marTop w:val="0"/>
      <w:marBottom w:val="0"/>
      <w:divBdr>
        <w:top w:val="none" w:sz="0" w:space="0" w:color="auto"/>
        <w:left w:val="none" w:sz="0" w:space="0" w:color="auto"/>
        <w:bottom w:val="none" w:sz="0" w:space="0" w:color="auto"/>
        <w:right w:val="none" w:sz="0" w:space="0" w:color="auto"/>
      </w:divBdr>
    </w:div>
    <w:div w:id="101270019">
      <w:bodyDiv w:val="1"/>
      <w:marLeft w:val="0"/>
      <w:marRight w:val="0"/>
      <w:marTop w:val="0"/>
      <w:marBottom w:val="0"/>
      <w:divBdr>
        <w:top w:val="none" w:sz="0" w:space="0" w:color="auto"/>
        <w:left w:val="none" w:sz="0" w:space="0" w:color="auto"/>
        <w:bottom w:val="none" w:sz="0" w:space="0" w:color="auto"/>
        <w:right w:val="none" w:sz="0" w:space="0" w:color="auto"/>
      </w:divBdr>
    </w:div>
    <w:div w:id="113867655">
      <w:bodyDiv w:val="1"/>
      <w:marLeft w:val="0"/>
      <w:marRight w:val="0"/>
      <w:marTop w:val="0"/>
      <w:marBottom w:val="0"/>
      <w:divBdr>
        <w:top w:val="none" w:sz="0" w:space="0" w:color="auto"/>
        <w:left w:val="none" w:sz="0" w:space="0" w:color="auto"/>
        <w:bottom w:val="none" w:sz="0" w:space="0" w:color="auto"/>
        <w:right w:val="none" w:sz="0" w:space="0" w:color="auto"/>
      </w:divBdr>
    </w:div>
    <w:div w:id="114492289">
      <w:bodyDiv w:val="1"/>
      <w:marLeft w:val="0"/>
      <w:marRight w:val="0"/>
      <w:marTop w:val="0"/>
      <w:marBottom w:val="0"/>
      <w:divBdr>
        <w:top w:val="none" w:sz="0" w:space="0" w:color="auto"/>
        <w:left w:val="none" w:sz="0" w:space="0" w:color="auto"/>
        <w:bottom w:val="none" w:sz="0" w:space="0" w:color="auto"/>
        <w:right w:val="none" w:sz="0" w:space="0" w:color="auto"/>
      </w:divBdr>
    </w:div>
    <w:div w:id="115103288">
      <w:bodyDiv w:val="1"/>
      <w:marLeft w:val="0"/>
      <w:marRight w:val="0"/>
      <w:marTop w:val="0"/>
      <w:marBottom w:val="0"/>
      <w:divBdr>
        <w:top w:val="none" w:sz="0" w:space="0" w:color="auto"/>
        <w:left w:val="none" w:sz="0" w:space="0" w:color="auto"/>
        <w:bottom w:val="none" w:sz="0" w:space="0" w:color="auto"/>
        <w:right w:val="none" w:sz="0" w:space="0" w:color="auto"/>
      </w:divBdr>
    </w:div>
    <w:div w:id="120349767">
      <w:bodyDiv w:val="1"/>
      <w:marLeft w:val="0"/>
      <w:marRight w:val="0"/>
      <w:marTop w:val="0"/>
      <w:marBottom w:val="0"/>
      <w:divBdr>
        <w:top w:val="none" w:sz="0" w:space="0" w:color="auto"/>
        <w:left w:val="none" w:sz="0" w:space="0" w:color="auto"/>
        <w:bottom w:val="none" w:sz="0" w:space="0" w:color="auto"/>
        <w:right w:val="none" w:sz="0" w:space="0" w:color="auto"/>
      </w:divBdr>
    </w:div>
    <w:div w:id="122430787">
      <w:bodyDiv w:val="1"/>
      <w:marLeft w:val="0"/>
      <w:marRight w:val="0"/>
      <w:marTop w:val="0"/>
      <w:marBottom w:val="0"/>
      <w:divBdr>
        <w:top w:val="none" w:sz="0" w:space="0" w:color="auto"/>
        <w:left w:val="none" w:sz="0" w:space="0" w:color="auto"/>
        <w:bottom w:val="none" w:sz="0" w:space="0" w:color="auto"/>
        <w:right w:val="none" w:sz="0" w:space="0" w:color="auto"/>
      </w:divBdr>
    </w:div>
    <w:div w:id="132646546">
      <w:bodyDiv w:val="1"/>
      <w:marLeft w:val="0"/>
      <w:marRight w:val="0"/>
      <w:marTop w:val="0"/>
      <w:marBottom w:val="0"/>
      <w:divBdr>
        <w:top w:val="none" w:sz="0" w:space="0" w:color="auto"/>
        <w:left w:val="none" w:sz="0" w:space="0" w:color="auto"/>
        <w:bottom w:val="none" w:sz="0" w:space="0" w:color="auto"/>
        <w:right w:val="none" w:sz="0" w:space="0" w:color="auto"/>
      </w:divBdr>
    </w:div>
    <w:div w:id="134614495">
      <w:bodyDiv w:val="1"/>
      <w:marLeft w:val="0"/>
      <w:marRight w:val="0"/>
      <w:marTop w:val="0"/>
      <w:marBottom w:val="0"/>
      <w:divBdr>
        <w:top w:val="none" w:sz="0" w:space="0" w:color="auto"/>
        <w:left w:val="none" w:sz="0" w:space="0" w:color="auto"/>
        <w:bottom w:val="none" w:sz="0" w:space="0" w:color="auto"/>
        <w:right w:val="none" w:sz="0" w:space="0" w:color="auto"/>
      </w:divBdr>
    </w:div>
    <w:div w:id="134638825">
      <w:bodyDiv w:val="1"/>
      <w:marLeft w:val="0"/>
      <w:marRight w:val="0"/>
      <w:marTop w:val="0"/>
      <w:marBottom w:val="0"/>
      <w:divBdr>
        <w:top w:val="none" w:sz="0" w:space="0" w:color="auto"/>
        <w:left w:val="none" w:sz="0" w:space="0" w:color="auto"/>
        <w:bottom w:val="none" w:sz="0" w:space="0" w:color="auto"/>
        <w:right w:val="none" w:sz="0" w:space="0" w:color="auto"/>
      </w:divBdr>
    </w:div>
    <w:div w:id="136606155">
      <w:bodyDiv w:val="1"/>
      <w:marLeft w:val="0"/>
      <w:marRight w:val="0"/>
      <w:marTop w:val="0"/>
      <w:marBottom w:val="0"/>
      <w:divBdr>
        <w:top w:val="none" w:sz="0" w:space="0" w:color="auto"/>
        <w:left w:val="none" w:sz="0" w:space="0" w:color="auto"/>
        <w:bottom w:val="none" w:sz="0" w:space="0" w:color="auto"/>
        <w:right w:val="none" w:sz="0" w:space="0" w:color="auto"/>
      </w:divBdr>
    </w:div>
    <w:div w:id="143475748">
      <w:bodyDiv w:val="1"/>
      <w:marLeft w:val="0"/>
      <w:marRight w:val="0"/>
      <w:marTop w:val="0"/>
      <w:marBottom w:val="0"/>
      <w:divBdr>
        <w:top w:val="none" w:sz="0" w:space="0" w:color="auto"/>
        <w:left w:val="none" w:sz="0" w:space="0" w:color="auto"/>
        <w:bottom w:val="none" w:sz="0" w:space="0" w:color="auto"/>
        <w:right w:val="none" w:sz="0" w:space="0" w:color="auto"/>
      </w:divBdr>
    </w:div>
    <w:div w:id="146408542">
      <w:bodyDiv w:val="1"/>
      <w:marLeft w:val="0"/>
      <w:marRight w:val="0"/>
      <w:marTop w:val="0"/>
      <w:marBottom w:val="0"/>
      <w:divBdr>
        <w:top w:val="none" w:sz="0" w:space="0" w:color="auto"/>
        <w:left w:val="none" w:sz="0" w:space="0" w:color="auto"/>
        <w:bottom w:val="none" w:sz="0" w:space="0" w:color="auto"/>
        <w:right w:val="none" w:sz="0" w:space="0" w:color="auto"/>
      </w:divBdr>
    </w:div>
    <w:div w:id="148599581">
      <w:bodyDiv w:val="1"/>
      <w:marLeft w:val="0"/>
      <w:marRight w:val="0"/>
      <w:marTop w:val="0"/>
      <w:marBottom w:val="0"/>
      <w:divBdr>
        <w:top w:val="none" w:sz="0" w:space="0" w:color="auto"/>
        <w:left w:val="none" w:sz="0" w:space="0" w:color="auto"/>
        <w:bottom w:val="none" w:sz="0" w:space="0" w:color="auto"/>
        <w:right w:val="none" w:sz="0" w:space="0" w:color="auto"/>
      </w:divBdr>
    </w:div>
    <w:div w:id="150413145">
      <w:bodyDiv w:val="1"/>
      <w:marLeft w:val="0"/>
      <w:marRight w:val="0"/>
      <w:marTop w:val="0"/>
      <w:marBottom w:val="0"/>
      <w:divBdr>
        <w:top w:val="none" w:sz="0" w:space="0" w:color="auto"/>
        <w:left w:val="none" w:sz="0" w:space="0" w:color="auto"/>
        <w:bottom w:val="none" w:sz="0" w:space="0" w:color="auto"/>
        <w:right w:val="none" w:sz="0" w:space="0" w:color="auto"/>
      </w:divBdr>
    </w:div>
    <w:div w:id="150875764">
      <w:bodyDiv w:val="1"/>
      <w:marLeft w:val="0"/>
      <w:marRight w:val="0"/>
      <w:marTop w:val="0"/>
      <w:marBottom w:val="0"/>
      <w:divBdr>
        <w:top w:val="none" w:sz="0" w:space="0" w:color="auto"/>
        <w:left w:val="none" w:sz="0" w:space="0" w:color="auto"/>
        <w:bottom w:val="none" w:sz="0" w:space="0" w:color="auto"/>
        <w:right w:val="none" w:sz="0" w:space="0" w:color="auto"/>
      </w:divBdr>
    </w:div>
    <w:div w:id="151340767">
      <w:bodyDiv w:val="1"/>
      <w:marLeft w:val="0"/>
      <w:marRight w:val="0"/>
      <w:marTop w:val="0"/>
      <w:marBottom w:val="0"/>
      <w:divBdr>
        <w:top w:val="none" w:sz="0" w:space="0" w:color="auto"/>
        <w:left w:val="none" w:sz="0" w:space="0" w:color="auto"/>
        <w:bottom w:val="none" w:sz="0" w:space="0" w:color="auto"/>
        <w:right w:val="none" w:sz="0" w:space="0" w:color="auto"/>
      </w:divBdr>
    </w:div>
    <w:div w:id="160390600">
      <w:bodyDiv w:val="1"/>
      <w:marLeft w:val="0"/>
      <w:marRight w:val="0"/>
      <w:marTop w:val="0"/>
      <w:marBottom w:val="0"/>
      <w:divBdr>
        <w:top w:val="none" w:sz="0" w:space="0" w:color="auto"/>
        <w:left w:val="none" w:sz="0" w:space="0" w:color="auto"/>
        <w:bottom w:val="none" w:sz="0" w:space="0" w:color="auto"/>
        <w:right w:val="none" w:sz="0" w:space="0" w:color="auto"/>
      </w:divBdr>
    </w:div>
    <w:div w:id="164125994">
      <w:bodyDiv w:val="1"/>
      <w:marLeft w:val="0"/>
      <w:marRight w:val="0"/>
      <w:marTop w:val="0"/>
      <w:marBottom w:val="0"/>
      <w:divBdr>
        <w:top w:val="none" w:sz="0" w:space="0" w:color="auto"/>
        <w:left w:val="none" w:sz="0" w:space="0" w:color="auto"/>
        <w:bottom w:val="none" w:sz="0" w:space="0" w:color="auto"/>
        <w:right w:val="none" w:sz="0" w:space="0" w:color="auto"/>
      </w:divBdr>
    </w:div>
    <w:div w:id="166528609">
      <w:bodyDiv w:val="1"/>
      <w:marLeft w:val="0"/>
      <w:marRight w:val="0"/>
      <w:marTop w:val="0"/>
      <w:marBottom w:val="0"/>
      <w:divBdr>
        <w:top w:val="none" w:sz="0" w:space="0" w:color="auto"/>
        <w:left w:val="none" w:sz="0" w:space="0" w:color="auto"/>
        <w:bottom w:val="none" w:sz="0" w:space="0" w:color="auto"/>
        <w:right w:val="none" w:sz="0" w:space="0" w:color="auto"/>
      </w:divBdr>
    </w:div>
    <w:div w:id="168256416">
      <w:bodyDiv w:val="1"/>
      <w:marLeft w:val="0"/>
      <w:marRight w:val="0"/>
      <w:marTop w:val="0"/>
      <w:marBottom w:val="0"/>
      <w:divBdr>
        <w:top w:val="none" w:sz="0" w:space="0" w:color="auto"/>
        <w:left w:val="none" w:sz="0" w:space="0" w:color="auto"/>
        <w:bottom w:val="none" w:sz="0" w:space="0" w:color="auto"/>
        <w:right w:val="none" w:sz="0" w:space="0" w:color="auto"/>
      </w:divBdr>
    </w:div>
    <w:div w:id="168444529">
      <w:bodyDiv w:val="1"/>
      <w:marLeft w:val="0"/>
      <w:marRight w:val="0"/>
      <w:marTop w:val="0"/>
      <w:marBottom w:val="0"/>
      <w:divBdr>
        <w:top w:val="none" w:sz="0" w:space="0" w:color="auto"/>
        <w:left w:val="none" w:sz="0" w:space="0" w:color="auto"/>
        <w:bottom w:val="none" w:sz="0" w:space="0" w:color="auto"/>
        <w:right w:val="none" w:sz="0" w:space="0" w:color="auto"/>
      </w:divBdr>
    </w:div>
    <w:div w:id="169413498">
      <w:bodyDiv w:val="1"/>
      <w:marLeft w:val="0"/>
      <w:marRight w:val="0"/>
      <w:marTop w:val="0"/>
      <w:marBottom w:val="0"/>
      <w:divBdr>
        <w:top w:val="none" w:sz="0" w:space="0" w:color="auto"/>
        <w:left w:val="none" w:sz="0" w:space="0" w:color="auto"/>
        <w:bottom w:val="none" w:sz="0" w:space="0" w:color="auto"/>
        <w:right w:val="none" w:sz="0" w:space="0" w:color="auto"/>
      </w:divBdr>
    </w:div>
    <w:div w:id="178814543">
      <w:bodyDiv w:val="1"/>
      <w:marLeft w:val="0"/>
      <w:marRight w:val="0"/>
      <w:marTop w:val="0"/>
      <w:marBottom w:val="0"/>
      <w:divBdr>
        <w:top w:val="none" w:sz="0" w:space="0" w:color="auto"/>
        <w:left w:val="none" w:sz="0" w:space="0" w:color="auto"/>
        <w:bottom w:val="none" w:sz="0" w:space="0" w:color="auto"/>
        <w:right w:val="none" w:sz="0" w:space="0" w:color="auto"/>
      </w:divBdr>
    </w:div>
    <w:div w:id="180166810">
      <w:bodyDiv w:val="1"/>
      <w:marLeft w:val="0"/>
      <w:marRight w:val="0"/>
      <w:marTop w:val="0"/>
      <w:marBottom w:val="0"/>
      <w:divBdr>
        <w:top w:val="none" w:sz="0" w:space="0" w:color="auto"/>
        <w:left w:val="none" w:sz="0" w:space="0" w:color="auto"/>
        <w:bottom w:val="none" w:sz="0" w:space="0" w:color="auto"/>
        <w:right w:val="none" w:sz="0" w:space="0" w:color="auto"/>
      </w:divBdr>
    </w:div>
    <w:div w:id="187912309">
      <w:bodyDiv w:val="1"/>
      <w:marLeft w:val="0"/>
      <w:marRight w:val="0"/>
      <w:marTop w:val="0"/>
      <w:marBottom w:val="0"/>
      <w:divBdr>
        <w:top w:val="none" w:sz="0" w:space="0" w:color="auto"/>
        <w:left w:val="none" w:sz="0" w:space="0" w:color="auto"/>
        <w:bottom w:val="none" w:sz="0" w:space="0" w:color="auto"/>
        <w:right w:val="none" w:sz="0" w:space="0" w:color="auto"/>
      </w:divBdr>
      <w:divsChild>
        <w:div w:id="251470391">
          <w:marLeft w:val="0"/>
          <w:marRight w:val="0"/>
          <w:marTop w:val="0"/>
          <w:marBottom w:val="0"/>
          <w:divBdr>
            <w:top w:val="none" w:sz="0" w:space="0" w:color="auto"/>
            <w:left w:val="none" w:sz="0" w:space="0" w:color="auto"/>
            <w:bottom w:val="none" w:sz="0" w:space="0" w:color="auto"/>
            <w:right w:val="none" w:sz="0" w:space="0" w:color="auto"/>
          </w:divBdr>
        </w:div>
        <w:div w:id="568199272">
          <w:marLeft w:val="0"/>
          <w:marRight w:val="0"/>
          <w:marTop w:val="0"/>
          <w:marBottom w:val="0"/>
          <w:divBdr>
            <w:top w:val="none" w:sz="0" w:space="0" w:color="auto"/>
            <w:left w:val="none" w:sz="0" w:space="0" w:color="auto"/>
            <w:bottom w:val="none" w:sz="0" w:space="0" w:color="auto"/>
            <w:right w:val="none" w:sz="0" w:space="0" w:color="auto"/>
          </w:divBdr>
        </w:div>
        <w:div w:id="759065826">
          <w:marLeft w:val="0"/>
          <w:marRight w:val="0"/>
          <w:marTop w:val="0"/>
          <w:marBottom w:val="0"/>
          <w:divBdr>
            <w:top w:val="none" w:sz="0" w:space="0" w:color="auto"/>
            <w:left w:val="none" w:sz="0" w:space="0" w:color="auto"/>
            <w:bottom w:val="none" w:sz="0" w:space="0" w:color="auto"/>
            <w:right w:val="none" w:sz="0" w:space="0" w:color="auto"/>
          </w:divBdr>
        </w:div>
        <w:div w:id="844705746">
          <w:marLeft w:val="0"/>
          <w:marRight w:val="0"/>
          <w:marTop w:val="0"/>
          <w:marBottom w:val="0"/>
          <w:divBdr>
            <w:top w:val="none" w:sz="0" w:space="0" w:color="auto"/>
            <w:left w:val="none" w:sz="0" w:space="0" w:color="auto"/>
            <w:bottom w:val="none" w:sz="0" w:space="0" w:color="auto"/>
            <w:right w:val="none" w:sz="0" w:space="0" w:color="auto"/>
          </w:divBdr>
        </w:div>
        <w:div w:id="1138300696">
          <w:marLeft w:val="0"/>
          <w:marRight w:val="0"/>
          <w:marTop w:val="0"/>
          <w:marBottom w:val="0"/>
          <w:divBdr>
            <w:top w:val="none" w:sz="0" w:space="0" w:color="auto"/>
            <w:left w:val="none" w:sz="0" w:space="0" w:color="auto"/>
            <w:bottom w:val="none" w:sz="0" w:space="0" w:color="auto"/>
            <w:right w:val="none" w:sz="0" w:space="0" w:color="auto"/>
          </w:divBdr>
        </w:div>
        <w:div w:id="1391198339">
          <w:marLeft w:val="0"/>
          <w:marRight w:val="0"/>
          <w:marTop w:val="0"/>
          <w:marBottom w:val="0"/>
          <w:divBdr>
            <w:top w:val="none" w:sz="0" w:space="0" w:color="auto"/>
            <w:left w:val="none" w:sz="0" w:space="0" w:color="auto"/>
            <w:bottom w:val="none" w:sz="0" w:space="0" w:color="auto"/>
            <w:right w:val="none" w:sz="0" w:space="0" w:color="auto"/>
          </w:divBdr>
        </w:div>
      </w:divsChild>
    </w:div>
    <w:div w:id="192152721">
      <w:bodyDiv w:val="1"/>
      <w:marLeft w:val="0"/>
      <w:marRight w:val="0"/>
      <w:marTop w:val="0"/>
      <w:marBottom w:val="0"/>
      <w:divBdr>
        <w:top w:val="none" w:sz="0" w:space="0" w:color="auto"/>
        <w:left w:val="none" w:sz="0" w:space="0" w:color="auto"/>
        <w:bottom w:val="none" w:sz="0" w:space="0" w:color="auto"/>
        <w:right w:val="none" w:sz="0" w:space="0" w:color="auto"/>
      </w:divBdr>
    </w:div>
    <w:div w:id="192958570">
      <w:bodyDiv w:val="1"/>
      <w:marLeft w:val="0"/>
      <w:marRight w:val="0"/>
      <w:marTop w:val="0"/>
      <w:marBottom w:val="0"/>
      <w:divBdr>
        <w:top w:val="none" w:sz="0" w:space="0" w:color="auto"/>
        <w:left w:val="none" w:sz="0" w:space="0" w:color="auto"/>
        <w:bottom w:val="none" w:sz="0" w:space="0" w:color="auto"/>
        <w:right w:val="none" w:sz="0" w:space="0" w:color="auto"/>
      </w:divBdr>
    </w:div>
    <w:div w:id="195504269">
      <w:bodyDiv w:val="1"/>
      <w:marLeft w:val="0"/>
      <w:marRight w:val="0"/>
      <w:marTop w:val="0"/>
      <w:marBottom w:val="0"/>
      <w:divBdr>
        <w:top w:val="none" w:sz="0" w:space="0" w:color="auto"/>
        <w:left w:val="none" w:sz="0" w:space="0" w:color="auto"/>
        <w:bottom w:val="none" w:sz="0" w:space="0" w:color="auto"/>
        <w:right w:val="none" w:sz="0" w:space="0" w:color="auto"/>
      </w:divBdr>
    </w:div>
    <w:div w:id="195894286">
      <w:bodyDiv w:val="1"/>
      <w:marLeft w:val="0"/>
      <w:marRight w:val="0"/>
      <w:marTop w:val="0"/>
      <w:marBottom w:val="0"/>
      <w:divBdr>
        <w:top w:val="none" w:sz="0" w:space="0" w:color="auto"/>
        <w:left w:val="none" w:sz="0" w:space="0" w:color="auto"/>
        <w:bottom w:val="none" w:sz="0" w:space="0" w:color="auto"/>
        <w:right w:val="none" w:sz="0" w:space="0" w:color="auto"/>
      </w:divBdr>
    </w:div>
    <w:div w:id="218790704">
      <w:bodyDiv w:val="1"/>
      <w:marLeft w:val="0"/>
      <w:marRight w:val="0"/>
      <w:marTop w:val="0"/>
      <w:marBottom w:val="0"/>
      <w:divBdr>
        <w:top w:val="none" w:sz="0" w:space="0" w:color="auto"/>
        <w:left w:val="none" w:sz="0" w:space="0" w:color="auto"/>
        <w:bottom w:val="none" w:sz="0" w:space="0" w:color="auto"/>
        <w:right w:val="none" w:sz="0" w:space="0" w:color="auto"/>
      </w:divBdr>
    </w:div>
    <w:div w:id="222955505">
      <w:bodyDiv w:val="1"/>
      <w:marLeft w:val="0"/>
      <w:marRight w:val="0"/>
      <w:marTop w:val="0"/>
      <w:marBottom w:val="0"/>
      <w:divBdr>
        <w:top w:val="none" w:sz="0" w:space="0" w:color="auto"/>
        <w:left w:val="none" w:sz="0" w:space="0" w:color="auto"/>
        <w:bottom w:val="none" w:sz="0" w:space="0" w:color="auto"/>
        <w:right w:val="none" w:sz="0" w:space="0" w:color="auto"/>
      </w:divBdr>
    </w:div>
    <w:div w:id="229006274">
      <w:bodyDiv w:val="1"/>
      <w:marLeft w:val="0"/>
      <w:marRight w:val="0"/>
      <w:marTop w:val="0"/>
      <w:marBottom w:val="0"/>
      <w:divBdr>
        <w:top w:val="none" w:sz="0" w:space="0" w:color="auto"/>
        <w:left w:val="none" w:sz="0" w:space="0" w:color="auto"/>
        <w:bottom w:val="none" w:sz="0" w:space="0" w:color="auto"/>
        <w:right w:val="none" w:sz="0" w:space="0" w:color="auto"/>
      </w:divBdr>
    </w:div>
    <w:div w:id="229317623">
      <w:bodyDiv w:val="1"/>
      <w:marLeft w:val="0"/>
      <w:marRight w:val="0"/>
      <w:marTop w:val="0"/>
      <w:marBottom w:val="0"/>
      <w:divBdr>
        <w:top w:val="none" w:sz="0" w:space="0" w:color="auto"/>
        <w:left w:val="none" w:sz="0" w:space="0" w:color="auto"/>
        <w:bottom w:val="none" w:sz="0" w:space="0" w:color="auto"/>
        <w:right w:val="none" w:sz="0" w:space="0" w:color="auto"/>
      </w:divBdr>
    </w:div>
    <w:div w:id="238056682">
      <w:bodyDiv w:val="1"/>
      <w:marLeft w:val="0"/>
      <w:marRight w:val="0"/>
      <w:marTop w:val="0"/>
      <w:marBottom w:val="0"/>
      <w:divBdr>
        <w:top w:val="none" w:sz="0" w:space="0" w:color="auto"/>
        <w:left w:val="none" w:sz="0" w:space="0" w:color="auto"/>
        <w:bottom w:val="none" w:sz="0" w:space="0" w:color="auto"/>
        <w:right w:val="none" w:sz="0" w:space="0" w:color="auto"/>
      </w:divBdr>
    </w:div>
    <w:div w:id="245191983">
      <w:bodyDiv w:val="1"/>
      <w:marLeft w:val="0"/>
      <w:marRight w:val="0"/>
      <w:marTop w:val="0"/>
      <w:marBottom w:val="0"/>
      <w:divBdr>
        <w:top w:val="none" w:sz="0" w:space="0" w:color="auto"/>
        <w:left w:val="none" w:sz="0" w:space="0" w:color="auto"/>
        <w:bottom w:val="none" w:sz="0" w:space="0" w:color="auto"/>
        <w:right w:val="none" w:sz="0" w:space="0" w:color="auto"/>
      </w:divBdr>
    </w:div>
    <w:div w:id="251282941">
      <w:bodyDiv w:val="1"/>
      <w:marLeft w:val="0"/>
      <w:marRight w:val="0"/>
      <w:marTop w:val="0"/>
      <w:marBottom w:val="0"/>
      <w:divBdr>
        <w:top w:val="none" w:sz="0" w:space="0" w:color="auto"/>
        <w:left w:val="none" w:sz="0" w:space="0" w:color="auto"/>
        <w:bottom w:val="none" w:sz="0" w:space="0" w:color="auto"/>
        <w:right w:val="none" w:sz="0" w:space="0" w:color="auto"/>
      </w:divBdr>
    </w:div>
    <w:div w:id="252056554">
      <w:bodyDiv w:val="1"/>
      <w:marLeft w:val="0"/>
      <w:marRight w:val="0"/>
      <w:marTop w:val="0"/>
      <w:marBottom w:val="0"/>
      <w:divBdr>
        <w:top w:val="none" w:sz="0" w:space="0" w:color="auto"/>
        <w:left w:val="none" w:sz="0" w:space="0" w:color="auto"/>
        <w:bottom w:val="none" w:sz="0" w:space="0" w:color="auto"/>
        <w:right w:val="none" w:sz="0" w:space="0" w:color="auto"/>
      </w:divBdr>
    </w:div>
    <w:div w:id="252663740">
      <w:bodyDiv w:val="1"/>
      <w:marLeft w:val="0"/>
      <w:marRight w:val="0"/>
      <w:marTop w:val="0"/>
      <w:marBottom w:val="0"/>
      <w:divBdr>
        <w:top w:val="none" w:sz="0" w:space="0" w:color="auto"/>
        <w:left w:val="none" w:sz="0" w:space="0" w:color="auto"/>
        <w:bottom w:val="none" w:sz="0" w:space="0" w:color="auto"/>
        <w:right w:val="none" w:sz="0" w:space="0" w:color="auto"/>
      </w:divBdr>
    </w:div>
    <w:div w:id="253170805">
      <w:bodyDiv w:val="1"/>
      <w:marLeft w:val="0"/>
      <w:marRight w:val="0"/>
      <w:marTop w:val="0"/>
      <w:marBottom w:val="0"/>
      <w:divBdr>
        <w:top w:val="none" w:sz="0" w:space="0" w:color="auto"/>
        <w:left w:val="none" w:sz="0" w:space="0" w:color="auto"/>
        <w:bottom w:val="none" w:sz="0" w:space="0" w:color="auto"/>
        <w:right w:val="none" w:sz="0" w:space="0" w:color="auto"/>
      </w:divBdr>
    </w:div>
    <w:div w:id="255674341">
      <w:bodyDiv w:val="1"/>
      <w:marLeft w:val="0"/>
      <w:marRight w:val="0"/>
      <w:marTop w:val="0"/>
      <w:marBottom w:val="0"/>
      <w:divBdr>
        <w:top w:val="none" w:sz="0" w:space="0" w:color="auto"/>
        <w:left w:val="none" w:sz="0" w:space="0" w:color="auto"/>
        <w:bottom w:val="none" w:sz="0" w:space="0" w:color="auto"/>
        <w:right w:val="none" w:sz="0" w:space="0" w:color="auto"/>
      </w:divBdr>
    </w:div>
    <w:div w:id="256377273">
      <w:bodyDiv w:val="1"/>
      <w:marLeft w:val="0"/>
      <w:marRight w:val="0"/>
      <w:marTop w:val="0"/>
      <w:marBottom w:val="0"/>
      <w:divBdr>
        <w:top w:val="none" w:sz="0" w:space="0" w:color="auto"/>
        <w:left w:val="none" w:sz="0" w:space="0" w:color="auto"/>
        <w:bottom w:val="none" w:sz="0" w:space="0" w:color="auto"/>
        <w:right w:val="none" w:sz="0" w:space="0" w:color="auto"/>
      </w:divBdr>
    </w:div>
    <w:div w:id="256717407">
      <w:bodyDiv w:val="1"/>
      <w:marLeft w:val="0"/>
      <w:marRight w:val="0"/>
      <w:marTop w:val="0"/>
      <w:marBottom w:val="0"/>
      <w:divBdr>
        <w:top w:val="none" w:sz="0" w:space="0" w:color="auto"/>
        <w:left w:val="none" w:sz="0" w:space="0" w:color="auto"/>
        <w:bottom w:val="none" w:sz="0" w:space="0" w:color="auto"/>
        <w:right w:val="none" w:sz="0" w:space="0" w:color="auto"/>
      </w:divBdr>
    </w:div>
    <w:div w:id="261106215">
      <w:bodyDiv w:val="1"/>
      <w:marLeft w:val="0"/>
      <w:marRight w:val="0"/>
      <w:marTop w:val="0"/>
      <w:marBottom w:val="0"/>
      <w:divBdr>
        <w:top w:val="none" w:sz="0" w:space="0" w:color="auto"/>
        <w:left w:val="none" w:sz="0" w:space="0" w:color="auto"/>
        <w:bottom w:val="none" w:sz="0" w:space="0" w:color="auto"/>
        <w:right w:val="none" w:sz="0" w:space="0" w:color="auto"/>
      </w:divBdr>
    </w:div>
    <w:div w:id="262492110">
      <w:bodyDiv w:val="1"/>
      <w:marLeft w:val="0"/>
      <w:marRight w:val="0"/>
      <w:marTop w:val="0"/>
      <w:marBottom w:val="0"/>
      <w:divBdr>
        <w:top w:val="none" w:sz="0" w:space="0" w:color="auto"/>
        <w:left w:val="none" w:sz="0" w:space="0" w:color="auto"/>
        <w:bottom w:val="none" w:sz="0" w:space="0" w:color="auto"/>
        <w:right w:val="none" w:sz="0" w:space="0" w:color="auto"/>
      </w:divBdr>
    </w:div>
    <w:div w:id="263193890">
      <w:bodyDiv w:val="1"/>
      <w:marLeft w:val="0"/>
      <w:marRight w:val="0"/>
      <w:marTop w:val="0"/>
      <w:marBottom w:val="0"/>
      <w:divBdr>
        <w:top w:val="none" w:sz="0" w:space="0" w:color="auto"/>
        <w:left w:val="none" w:sz="0" w:space="0" w:color="auto"/>
        <w:bottom w:val="none" w:sz="0" w:space="0" w:color="auto"/>
        <w:right w:val="none" w:sz="0" w:space="0" w:color="auto"/>
      </w:divBdr>
    </w:div>
    <w:div w:id="274756399">
      <w:bodyDiv w:val="1"/>
      <w:marLeft w:val="0"/>
      <w:marRight w:val="0"/>
      <w:marTop w:val="0"/>
      <w:marBottom w:val="0"/>
      <w:divBdr>
        <w:top w:val="none" w:sz="0" w:space="0" w:color="auto"/>
        <w:left w:val="none" w:sz="0" w:space="0" w:color="auto"/>
        <w:bottom w:val="none" w:sz="0" w:space="0" w:color="auto"/>
        <w:right w:val="none" w:sz="0" w:space="0" w:color="auto"/>
      </w:divBdr>
    </w:div>
    <w:div w:id="277684724">
      <w:bodyDiv w:val="1"/>
      <w:marLeft w:val="0"/>
      <w:marRight w:val="0"/>
      <w:marTop w:val="0"/>
      <w:marBottom w:val="0"/>
      <w:divBdr>
        <w:top w:val="none" w:sz="0" w:space="0" w:color="auto"/>
        <w:left w:val="none" w:sz="0" w:space="0" w:color="auto"/>
        <w:bottom w:val="none" w:sz="0" w:space="0" w:color="auto"/>
        <w:right w:val="none" w:sz="0" w:space="0" w:color="auto"/>
      </w:divBdr>
    </w:div>
    <w:div w:id="279146385">
      <w:bodyDiv w:val="1"/>
      <w:marLeft w:val="0"/>
      <w:marRight w:val="0"/>
      <w:marTop w:val="0"/>
      <w:marBottom w:val="0"/>
      <w:divBdr>
        <w:top w:val="none" w:sz="0" w:space="0" w:color="auto"/>
        <w:left w:val="none" w:sz="0" w:space="0" w:color="auto"/>
        <w:bottom w:val="none" w:sz="0" w:space="0" w:color="auto"/>
        <w:right w:val="none" w:sz="0" w:space="0" w:color="auto"/>
      </w:divBdr>
    </w:div>
    <w:div w:id="280190989">
      <w:bodyDiv w:val="1"/>
      <w:marLeft w:val="0"/>
      <w:marRight w:val="0"/>
      <w:marTop w:val="0"/>
      <w:marBottom w:val="0"/>
      <w:divBdr>
        <w:top w:val="none" w:sz="0" w:space="0" w:color="auto"/>
        <w:left w:val="none" w:sz="0" w:space="0" w:color="auto"/>
        <w:bottom w:val="none" w:sz="0" w:space="0" w:color="auto"/>
        <w:right w:val="none" w:sz="0" w:space="0" w:color="auto"/>
      </w:divBdr>
    </w:div>
    <w:div w:id="285279244">
      <w:bodyDiv w:val="1"/>
      <w:marLeft w:val="0"/>
      <w:marRight w:val="0"/>
      <w:marTop w:val="0"/>
      <w:marBottom w:val="0"/>
      <w:divBdr>
        <w:top w:val="none" w:sz="0" w:space="0" w:color="auto"/>
        <w:left w:val="none" w:sz="0" w:space="0" w:color="auto"/>
        <w:bottom w:val="none" w:sz="0" w:space="0" w:color="auto"/>
        <w:right w:val="none" w:sz="0" w:space="0" w:color="auto"/>
      </w:divBdr>
    </w:div>
    <w:div w:id="289866522">
      <w:bodyDiv w:val="1"/>
      <w:marLeft w:val="0"/>
      <w:marRight w:val="0"/>
      <w:marTop w:val="0"/>
      <w:marBottom w:val="0"/>
      <w:divBdr>
        <w:top w:val="none" w:sz="0" w:space="0" w:color="auto"/>
        <w:left w:val="none" w:sz="0" w:space="0" w:color="auto"/>
        <w:bottom w:val="none" w:sz="0" w:space="0" w:color="auto"/>
        <w:right w:val="none" w:sz="0" w:space="0" w:color="auto"/>
      </w:divBdr>
    </w:div>
    <w:div w:id="294722565">
      <w:bodyDiv w:val="1"/>
      <w:marLeft w:val="0"/>
      <w:marRight w:val="0"/>
      <w:marTop w:val="0"/>
      <w:marBottom w:val="0"/>
      <w:divBdr>
        <w:top w:val="none" w:sz="0" w:space="0" w:color="auto"/>
        <w:left w:val="none" w:sz="0" w:space="0" w:color="auto"/>
        <w:bottom w:val="none" w:sz="0" w:space="0" w:color="auto"/>
        <w:right w:val="none" w:sz="0" w:space="0" w:color="auto"/>
      </w:divBdr>
    </w:div>
    <w:div w:id="298002540">
      <w:bodyDiv w:val="1"/>
      <w:marLeft w:val="0"/>
      <w:marRight w:val="0"/>
      <w:marTop w:val="0"/>
      <w:marBottom w:val="0"/>
      <w:divBdr>
        <w:top w:val="none" w:sz="0" w:space="0" w:color="auto"/>
        <w:left w:val="none" w:sz="0" w:space="0" w:color="auto"/>
        <w:bottom w:val="none" w:sz="0" w:space="0" w:color="auto"/>
        <w:right w:val="none" w:sz="0" w:space="0" w:color="auto"/>
      </w:divBdr>
    </w:div>
    <w:div w:id="304895979">
      <w:bodyDiv w:val="1"/>
      <w:marLeft w:val="0"/>
      <w:marRight w:val="0"/>
      <w:marTop w:val="0"/>
      <w:marBottom w:val="0"/>
      <w:divBdr>
        <w:top w:val="none" w:sz="0" w:space="0" w:color="auto"/>
        <w:left w:val="none" w:sz="0" w:space="0" w:color="auto"/>
        <w:bottom w:val="none" w:sz="0" w:space="0" w:color="auto"/>
        <w:right w:val="none" w:sz="0" w:space="0" w:color="auto"/>
      </w:divBdr>
    </w:div>
    <w:div w:id="306906983">
      <w:bodyDiv w:val="1"/>
      <w:marLeft w:val="0"/>
      <w:marRight w:val="0"/>
      <w:marTop w:val="0"/>
      <w:marBottom w:val="0"/>
      <w:divBdr>
        <w:top w:val="none" w:sz="0" w:space="0" w:color="auto"/>
        <w:left w:val="none" w:sz="0" w:space="0" w:color="auto"/>
        <w:bottom w:val="none" w:sz="0" w:space="0" w:color="auto"/>
        <w:right w:val="none" w:sz="0" w:space="0" w:color="auto"/>
      </w:divBdr>
    </w:div>
    <w:div w:id="307516019">
      <w:bodyDiv w:val="1"/>
      <w:marLeft w:val="0"/>
      <w:marRight w:val="0"/>
      <w:marTop w:val="0"/>
      <w:marBottom w:val="0"/>
      <w:divBdr>
        <w:top w:val="none" w:sz="0" w:space="0" w:color="auto"/>
        <w:left w:val="none" w:sz="0" w:space="0" w:color="auto"/>
        <w:bottom w:val="none" w:sz="0" w:space="0" w:color="auto"/>
        <w:right w:val="none" w:sz="0" w:space="0" w:color="auto"/>
      </w:divBdr>
    </w:div>
    <w:div w:id="308633790">
      <w:bodyDiv w:val="1"/>
      <w:marLeft w:val="0"/>
      <w:marRight w:val="0"/>
      <w:marTop w:val="0"/>
      <w:marBottom w:val="0"/>
      <w:divBdr>
        <w:top w:val="none" w:sz="0" w:space="0" w:color="auto"/>
        <w:left w:val="none" w:sz="0" w:space="0" w:color="auto"/>
        <w:bottom w:val="none" w:sz="0" w:space="0" w:color="auto"/>
        <w:right w:val="none" w:sz="0" w:space="0" w:color="auto"/>
      </w:divBdr>
    </w:div>
    <w:div w:id="327441940">
      <w:bodyDiv w:val="1"/>
      <w:marLeft w:val="0"/>
      <w:marRight w:val="0"/>
      <w:marTop w:val="0"/>
      <w:marBottom w:val="0"/>
      <w:divBdr>
        <w:top w:val="none" w:sz="0" w:space="0" w:color="auto"/>
        <w:left w:val="none" w:sz="0" w:space="0" w:color="auto"/>
        <w:bottom w:val="none" w:sz="0" w:space="0" w:color="auto"/>
        <w:right w:val="none" w:sz="0" w:space="0" w:color="auto"/>
      </w:divBdr>
    </w:div>
    <w:div w:id="333997789">
      <w:bodyDiv w:val="1"/>
      <w:marLeft w:val="0"/>
      <w:marRight w:val="0"/>
      <w:marTop w:val="0"/>
      <w:marBottom w:val="0"/>
      <w:divBdr>
        <w:top w:val="none" w:sz="0" w:space="0" w:color="auto"/>
        <w:left w:val="none" w:sz="0" w:space="0" w:color="auto"/>
        <w:bottom w:val="none" w:sz="0" w:space="0" w:color="auto"/>
        <w:right w:val="none" w:sz="0" w:space="0" w:color="auto"/>
      </w:divBdr>
    </w:div>
    <w:div w:id="337194289">
      <w:bodyDiv w:val="1"/>
      <w:marLeft w:val="0"/>
      <w:marRight w:val="0"/>
      <w:marTop w:val="0"/>
      <w:marBottom w:val="0"/>
      <w:divBdr>
        <w:top w:val="none" w:sz="0" w:space="0" w:color="auto"/>
        <w:left w:val="none" w:sz="0" w:space="0" w:color="auto"/>
        <w:bottom w:val="none" w:sz="0" w:space="0" w:color="auto"/>
        <w:right w:val="none" w:sz="0" w:space="0" w:color="auto"/>
      </w:divBdr>
    </w:div>
    <w:div w:id="342054619">
      <w:bodyDiv w:val="1"/>
      <w:marLeft w:val="0"/>
      <w:marRight w:val="0"/>
      <w:marTop w:val="0"/>
      <w:marBottom w:val="0"/>
      <w:divBdr>
        <w:top w:val="none" w:sz="0" w:space="0" w:color="auto"/>
        <w:left w:val="none" w:sz="0" w:space="0" w:color="auto"/>
        <w:bottom w:val="none" w:sz="0" w:space="0" w:color="auto"/>
        <w:right w:val="none" w:sz="0" w:space="0" w:color="auto"/>
      </w:divBdr>
    </w:div>
    <w:div w:id="342707543">
      <w:bodyDiv w:val="1"/>
      <w:marLeft w:val="0"/>
      <w:marRight w:val="0"/>
      <w:marTop w:val="0"/>
      <w:marBottom w:val="0"/>
      <w:divBdr>
        <w:top w:val="none" w:sz="0" w:space="0" w:color="auto"/>
        <w:left w:val="none" w:sz="0" w:space="0" w:color="auto"/>
        <w:bottom w:val="none" w:sz="0" w:space="0" w:color="auto"/>
        <w:right w:val="none" w:sz="0" w:space="0" w:color="auto"/>
      </w:divBdr>
    </w:div>
    <w:div w:id="343214351">
      <w:bodyDiv w:val="1"/>
      <w:marLeft w:val="0"/>
      <w:marRight w:val="0"/>
      <w:marTop w:val="0"/>
      <w:marBottom w:val="0"/>
      <w:divBdr>
        <w:top w:val="none" w:sz="0" w:space="0" w:color="auto"/>
        <w:left w:val="none" w:sz="0" w:space="0" w:color="auto"/>
        <w:bottom w:val="none" w:sz="0" w:space="0" w:color="auto"/>
        <w:right w:val="none" w:sz="0" w:space="0" w:color="auto"/>
      </w:divBdr>
    </w:div>
    <w:div w:id="346564902">
      <w:bodyDiv w:val="1"/>
      <w:marLeft w:val="0"/>
      <w:marRight w:val="0"/>
      <w:marTop w:val="0"/>
      <w:marBottom w:val="0"/>
      <w:divBdr>
        <w:top w:val="none" w:sz="0" w:space="0" w:color="auto"/>
        <w:left w:val="none" w:sz="0" w:space="0" w:color="auto"/>
        <w:bottom w:val="none" w:sz="0" w:space="0" w:color="auto"/>
        <w:right w:val="none" w:sz="0" w:space="0" w:color="auto"/>
      </w:divBdr>
    </w:div>
    <w:div w:id="360667376">
      <w:bodyDiv w:val="1"/>
      <w:marLeft w:val="0"/>
      <w:marRight w:val="0"/>
      <w:marTop w:val="0"/>
      <w:marBottom w:val="0"/>
      <w:divBdr>
        <w:top w:val="none" w:sz="0" w:space="0" w:color="auto"/>
        <w:left w:val="none" w:sz="0" w:space="0" w:color="auto"/>
        <w:bottom w:val="none" w:sz="0" w:space="0" w:color="auto"/>
        <w:right w:val="none" w:sz="0" w:space="0" w:color="auto"/>
      </w:divBdr>
    </w:div>
    <w:div w:id="365957941">
      <w:bodyDiv w:val="1"/>
      <w:marLeft w:val="0"/>
      <w:marRight w:val="0"/>
      <w:marTop w:val="0"/>
      <w:marBottom w:val="0"/>
      <w:divBdr>
        <w:top w:val="none" w:sz="0" w:space="0" w:color="auto"/>
        <w:left w:val="none" w:sz="0" w:space="0" w:color="auto"/>
        <w:bottom w:val="none" w:sz="0" w:space="0" w:color="auto"/>
        <w:right w:val="none" w:sz="0" w:space="0" w:color="auto"/>
      </w:divBdr>
    </w:div>
    <w:div w:id="366955443">
      <w:bodyDiv w:val="1"/>
      <w:marLeft w:val="0"/>
      <w:marRight w:val="0"/>
      <w:marTop w:val="0"/>
      <w:marBottom w:val="0"/>
      <w:divBdr>
        <w:top w:val="none" w:sz="0" w:space="0" w:color="auto"/>
        <w:left w:val="none" w:sz="0" w:space="0" w:color="auto"/>
        <w:bottom w:val="none" w:sz="0" w:space="0" w:color="auto"/>
        <w:right w:val="none" w:sz="0" w:space="0" w:color="auto"/>
      </w:divBdr>
    </w:div>
    <w:div w:id="372192075">
      <w:bodyDiv w:val="1"/>
      <w:marLeft w:val="0"/>
      <w:marRight w:val="0"/>
      <w:marTop w:val="0"/>
      <w:marBottom w:val="0"/>
      <w:divBdr>
        <w:top w:val="none" w:sz="0" w:space="0" w:color="auto"/>
        <w:left w:val="none" w:sz="0" w:space="0" w:color="auto"/>
        <w:bottom w:val="none" w:sz="0" w:space="0" w:color="auto"/>
        <w:right w:val="none" w:sz="0" w:space="0" w:color="auto"/>
      </w:divBdr>
    </w:div>
    <w:div w:id="373190863">
      <w:bodyDiv w:val="1"/>
      <w:marLeft w:val="0"/>
      <w:marRight w:val="0"/>
      <w:marTop w:val="0"/>
      <w:marBottom w:val="0"/>
      <w:divBdr>
        <w:top w:val="none" w:sz="0" w:space="0" w:color="auto"/>
        <w:left w:val="none" w:sz="0" w:space="0" w:color="auto"/>
        <w:bottom w:val="none" w:sz="0" w:space="0" w:color="auto"/>
        <w:right w:val="none" w:sz="0" w:space="0" w:color="auto"/>
      </w:divBdr>
    </w:div>
    <w:div w:id="378012729">
      <w:bodyDiv w:val="1"/>
      <w:marLeft w:val="0"/>
      <w:marRight w:val="0"/>
      <w:marTop w:val="0"/>
      <w:marBottom w:val="0"/>
      <w:divBdr>
        <w:top w:val="none" w:sz="0" w:space="0" w:color="auto"/>
        <w:left w:val="none" w:sz="0" w:space="0" w:color="auto"/>
        <w:bottom w:val="none" w:sz="0" w:space="0" w:color="auto"/>
        <w:right w:val="none" w:sz="0" w:space="0" w:color="auto"/>
      </w:divBdr>
    </w:div>
    <w:div w:id="381711602">
      <w:bodyDiv w:val="1"/>
      <w:marLeft w:val="0"/>
      <w:marRight w:val="0"/>
      <w:marTop w:val="0"/>
      <w:marBottom w:val="0"/>
      <w:divBdr>
        <w:top w:val="none" w:sz="0" w:space="0" w:color="auto"/>
        <w:left w:val="none" w:sz="0" w:space="0" w:color="auto"/>
        <w:bottom w:val="none" w:sz="0" w:space="0" w:color="auto"/>
        <w:right w:val="none" w:sz="0" w:space="0" w:color="auto"/>
      </w:divBdr>
    </w:div>
    <w:div w:id="384262015">
      <w:bodyDiv w:val="1"/>
      <w:marLeft w:val="0"/>
      <w:marRight w:val="0"/>
      <w:marTop w:val="0"/>
      <w:marBottom w:val="0"/>
      <w:divBdr>
        <w:top w:val="none" w:sz="0" w:space="0" w:color="auto"/>
        <w:left w:val="none" w:sz="0" w:space="0" w:color="auto"/>
        <w:bottom w:val="none" w:sz="0" w:space="0" w:color="auto"/>
        <w:right w:val="none" w:sz="0" w:space="0" w:color="auto"/>
      </w:divBdr>
    </w:div>
    <w:div w:id="385417997">
      <w:bodyDiv w:val="1"/>
      <w:marLeft w:val="0"/>
      <w:marRight w:val="0"/>
      <w:marTop w:val="0"/>
      <w:marBottom w:val="0"/>
      <w:divBdr>
        <w:top w:val="none" w:sz="0" w:space="0" w:color="auto"/>
        <w:left w:val="none" w:sz="0" w:space="0" w:color="auto"/>
        <w:bottom w:val="none" w:sz="0" w:space="0" w:color="auto"/>
        <w:right w:val="none" w:sz="0" w:space="0" w:color="auto"/>
      </w:divBdr>
    </w:div>
    <w:div w:id="387388721">
      <w:bodyDiv w:val="1"/>
      <w:marLeft w:val="0"/>
      <w:marRight w:val="0"/>
      <w:marTop w:val="0"/>
      <w:marBottom w:val="0"/>
      <w:divBdr>
        <w:top w:val="none" w:sz="0" w:space="0" w:color="auto"/>
        <w:left w:val="none" w:sz="0" w:space="0" w:color="auto"/>
        <w:bottom w:val="none" w:sz="0" w:space="0" w:color="auto"/>
        <w:right w:val="none" w:sz="0" w:space="0" w:color="auto"/>
      </w:divBdr>
    </w:div>
    <w:div w:id="390471158">
      <w:bodyDiv w:val="1"/>
      <w:marLeft w:val="0"/>
      <w:marRight w:val="0"/>
      <w:marTop w:val="0"/>
      <w:marBottom w:val="0"/>
      <w:divBdr>
        <w:top w:val="none" w:sz="0" w:space="0" w:color="auto"/>
        <w:left w:val="none" w:sz="0" w:space="0" w:color="auto"/>
        <w:bottom w:val="none" w:sz="0" w:space="0" w:color="auto"/>
        <w:right w:val="none" w:sz="0" w:space="0" w:color="auto"/>
      </w:divBdr>
    </w:div>
    <w:div w:id="407848020">
      <w:bodyDiv w:val="1"/>
      <w:marLeft w:val="0"/>
      <w:marRight w:val="0"/>
      <w:marTop w:val="0"/>
      <w:marBottom w:val="0"/>
      <w:divBdr>
        <w:top w:val="none" w:sz="0" w:space="0" w:color="auto"/>
        <w:left w:val="none" w:sz="0" w:space="0" w:color="auto"/>
        <w:bottom w:val="none" w:sz="0" w:space="0" w:color="auto"/>
        <w:right w:val="none" w:sz="0" w:space="0" w:color="auto"/>
      </w:divBdr>
    </w:div>
    <w:div w:id="409887828">
      <w:bodyDiv w:val="1"/>
      <w:marLeft w:val="0"/>
      <w:marRight w:val="0"/>
      <w:marTop w:val="0"/>
      <w:marBottom w:val="0"/>
      <w:divBdr>
        <w:top w:val="none" w:sz="0" w:space="0" w:color="auto"/>
        <w:left w:val="none" w:sz="0" w:space="0" w:color="auto"/>
        <w:bottom w:val="none" w:sz="0" w:space="0" w:color="auto"/>
        <w:right w:val="none" w:sz="0" w:space="0" w:color="auto"/>
      </w:divBdr>
    </w:div>
    <w:div w:id="429475567">
      <w:bodyDiv w:val="1"/>
      <w:marLeft w:val="0"/>
      <w:marRight w:val="0"/>
      <w:marTop w:val="0"/>
      <w:marBottom w:val="0"/>
      <w:divBdr>
        <w:top w:val="none" w:sz="0" w:space="0" w:color="auto"/>
        <w:left w:val="none" w:sz="0" w:space="0" w:color="auto"/>
        <w:bottom w:val="none" w:sz="0" w:space="0" w:color="auto"/>
        <w:right w:val="none" w:sz="0" w:space="0" w:color="auto"/>
      </w:divBdr>
    </w:div>
    <w:div w:id="433790422">
      <w:bodyDiv w:val="1"/>
      <w:marLeft w:val="0"/>
      <w:marRight w:val="0"/>
      <w:marTop w:val="0"/>
      <w:marBottom w:val="0"/>
      <w:divBdr>
        <w:top w:val="none" w:sz="0" w:space="0" w:color="auto"/>
        <w:left w:val="none" w:sz="0" w:space="0" w:color="auto"/>
        <w:bottom w:val="none" w:sz="0" w:space="0" w:color="auto"/>
        <w:right w:val="none" w:sz="0" w:space="0" w:color="auto"/>
      </w:divBdr>
    </w:div>
    <w:div w:id="440033023">
      <w:bodyDiv w:val="1"/>
      <w:marLeft w:val="0"/>
      <w:marRight w:val="0"/>
      <w:marTop w:val="0"/>
      <w:marBottom w:val="0"/>
      <w:divBdr>
        <w:top w:val="none" w:sz="0" w:space="0" w:color="auto"/>
        <w:left w:val="none" w:sz="0" w:space="0" w:color="auto"/>
        <w:bottom w:val="none" w:sz="0" w:space="0" w:color="auto"/>
        <w:right w:val="none" w:sz="0" w:space="0" w:color="auto"/>
      </w:divBdr>
    </w:div>
    <w:div w:id="449596467">
      <w:bodyDiv w:val="1"/>
      <w:marLeft w:val="0"/>
      <w:marRight w:val="0"/>
      <w:marTop w:val="0"/>
      <w:marBottom w:val="0"/>
      <w:divBdr>
        <w:top w:val="none" w:sz="0" w:space="0" w:color="auto"/>
        <w:left w:val="none" w:sz="0" w:space="0" w:color="auto"/>
        <w:bottom w:val="none" w:sz="0" w:space="0" w:color="auto"/>
        <w:right w:val="none" w:sz="0" w:space="0" w:color="auto"/>
      </w:divBdr>
    </w:div>
    <w:div w:id="455415849">
      <w:bodyDiv w:val="1"/>
      <w:marLeft w:val="0"/>
      <w:marRight w:val="0"/>
      <w:marTop w:val="0"/>
      <w:marBottom w:val="0"/>
      <w:divBdr>
        <w:top w:val="none" w:sz="0" w:space="0" w:color="auto"/>
        <w:left w:val="none" w:sz="0" w:space="0" w:color="auto"/>
        <w:bottom w:val="none" w:sz="0" w:space="0" w:color="auto"/>
        <w:right w:val="none" w:sz="0" w:space="0" w:color="auto"/>
      </w:divBdr>
    </w:div>
    <w:div w:id="470054787">
      <w:bodyDiv w:val="1"/>
      <w:marLeft w:val="0"/>
      <w:marRight w:val="0"/>
      <w:marTop w:val="0"/>
      <w:marBottom w:val="0"/>
      <w:divBdr>
        <w:top w:val="none" w:sz="0" w:space="0" w:color="auto"/>
        <w:left w:val="none" w:sz="0" w:space="0" w:color="auto"/>
        <w:bottom w:val="none" w:sz="0" w:space="0" w:color="auto"/>
        <w:right w:val="none" w:sz="0" w:space="0" w:color="auto"/>
      </w:divBdr>
    </w:div>
    <w:div w:id="472328260">
      <w:bodyDiv w:val="1"/>
      <w:marLeft w:val="0"/>
      <w:marRight w:val="0"/>
      <w:marTop w:val="0"/>
      <w:marBottom w:val="0"/>
      <w:divBdr>
        <w:top w:val="none" w:sz="0" w:space="0" w:color="auto"/>
        <w:left w:val="none" w:sz="0" w:space="0" w:color="auto"/>
        <w:bottom w:val="none" w:sz="0" w:space="0" w:color="auto"/>
        <w:right w:val="none" w:sz="0" w:space="0" w:color="auto"/>
      </w:divBdr>
    </w:div>
    <w:div w:id="476536137">
      <w:bodyDiv w:val="1"/>
      <w:marLeft w:val="0"/>
      <w:marRight w:val="0"/>
      <w:marTop w:val="0"/>
      <w:marBottom w:val="0"/>
      <w:divBdr>
        <w:top w:val="none" w:sz="0" w:space="0" w:color="auto"/>
        <w:left w:val="none" w:sz="0" w:space="0" w:color="auto"/>
        <w:bottom w:val="none" w:sz="0" w:space="0" w:color="auto"/>
        <w:right w:val="none" w:sz="0" w:space="0" w:color="auto"/>
      </w:divBdr>
    </w:div>
    <w:div w:id="484590634">
      <w:bodyDiv w:val="1"/>
      <w:marLeft w:val="0"/>
      <w:marRight w:val="0"/>
      <w:marTop w:val="0"/>
      <w:marBottom w:val="0"/>
      <w:divBdr>
        <w:top w:val="none" w:sz="0" w:space="0" w:color="auto"/>
        <w:left w:val="none" w:sz="0" w:space="0" w:color="auto"/>
        <w:bottom w:val="none" w:sz="0" w:space="0" w:color="auto"/>
        <w:right w:val="none" w:sz="0" w:space="0" w:color="auto"/>
      </w:divBdr>
    </w:div>
    <w:div w:id="486475555">
      <w:bodyDiv w:val="1"/>
      <w:marLeft w:val="0"/>
      <w:marRight w:val="0"/>
      <w:marTop w:val="0"/>
      <w:marBottom w:val="0"/>
      <w:divBdr>
        <w:top w:val="none" w:sz="0" w:space="0" w:color="auto"/>
        <w:left w:val="none" w:sz="0" w:space="0" w:color="auto"/>
        <w:bottom w:val="none" w:sz="0" w:space="0" w:color="auto"/>
        <w:right w:val="none" w:sz="0" w:space="0" w:color="auto"/>
      </w:divBdr>
    </w:div>
    <w:div w:id="487676666">
      <w:bodyDiv w:val="1"/>
      <w:marLeft w:val="0"/>
      <w:marRight w:val="0"/>
      <w:marTop w:val="0"/>
      <w:marBottom w:val="0"/>
      <w:divBdr>
        <w:top w:val="none" w:sz="0" w:space="0" w:color="auto"/>
        <w:left w:val="none" w:sz="0" w:space="0" w:color="auto"/>
        <w:bottom w:val="none" w:sz="0" w:space="0" w:color="auto"/>
        <w:right w:val="none" w:sz="0" w:space="0" w:color="auto"/>
      </w:divBdr>
    </w:div>
    <w:div w:id="487745969">
      <w:bodyDiv w:val="1"/>
      <w:marLeft w:val="0"/>
      <w:marRight w:val="0"/>
      <w:marTop w:val="0"/>
      <w:marBottom w:val="0"/>
      <w:divBdr>
        <w:top w:val="none" w:sz="0" w:space="0" w:color="auto"/>
        <w:left w:val="none" w:sz="0" w:space="0" w:color="auto"/>
        <w:bottom w:val="none" w:sz="0" w:space="0" w:color="auto"/>
        <w:right w:val="none" w:sz="0" w:space="0" w:color="auto"/>
      </w:divBdr>
    </w:div>
    <w:div w:id="489520980">
      <w:bodyDiv w:val="1"/>
      <w:marLeft w:val="0"/>
      <w:marRight w:val="0"/>
      <w:marTop w:val="0"/>
      <w:marBottom w:val="0"/>
      <w:divBdr>
        <w:top w:val="none" w:sz="0" w:space="0" w:color="auto"/>
        <w:left w:val="none" w:sz="0" w:space="0" w:color="auto"/>
        <w:bottom w:val="none" w:sz="0" w:space="0" w:color="auto"/>
        <w:right w:val="none" w:sz="0" w:space="0" w:color="auto"/>
      </w:divBdr>
    </w:div>
    <w:div w:id="499344911">
      <w:bodyDiv w:val="1"/>
      <w:marLeft w:val="0"/>
      <w:marRight w:val="0"/>
      <w:marTop w:val="0"/>
      <w:marBottom w:val="0"/>
      <w:divBdr>
        <w:top w:val="none" w:sz="0" w:space="0" w:color="auto"/>
        <w:left w:val="none" w:sz="0" w:space="0" w:color="auto"/>
        <w:bottom w:val="none" w:sz="0" w:space="0" w:color="auto"/>
        <w:right w:val="none" w:sz="0" w:space="0" w:color="auto"/>
      </w:divBdr>
    </w:div>
    <w:div w:id="501553028">
      <w:bodyDiv w:val="1"/>
      <w:marLeft w:val="0"/>
      <w:marRight w:val="0"/>
      <w:marTop w:val="0"/>
      <w:marBottom w:val="0"/>
      <w:divBdr>
        <w:top w:val="none" w:sz="0" w:space="0" w:color="auto"/>
        <w:left w:val="none" w:sz="0" w:space="0" w:color="auto"/>
        <w:bottom w:val="none" w:sz="0" w:space="0" w:color="auto"/>
        <w:right w:val="none" w:sz="0" w:space="0" w:color="auto"/>
      </w:divBdr>
    </w:div>
    <w:div w:id="513305814">
      <w:bodyDiv w:val="1"/>
      <w:marLeft w:val="0"/>
      <w:marRight w:val="0"/>
      <w:marTop w:val="0"/>
      <w:marBottom w:val="0"/>
      <w:divBdr>
        <w:top w:val="none" w:sz="0" w:space="0" w:color="auto"/>
        <w:left w:val="none" w:sz="0" w:space="0" w:color="auto"/>
        <w:bottom w:val="none" w:sz="0" w:space="0" w:color="auto"/>
        <w:right w:val="none" w:sz="0" w:space="0" w:color="auto"/>
      </w:divBdr>
    </w:div>
    <w:div w:id="524290919">
      <w:bodyDiv w:val="1"/>
      <w:marLeft w:val="0"/>
      <w:marRight w:val="0"/>
      <w:marTop w:val="0"/>
      <w:marBottom w:val="0"/>
      <w:divBdr>
        <w:top w:val="none" w:sz="0" w:space="0" w:color="auto"/>
        <w:left w:val="none" w:sz="0" w:space="0" w:color="auto"/>
        <w:bottom w:val="none" w:sz="0" w:space="0" w:color="auto"/>
        <w:right w:val="none" w:sz="0" w:space="0" w:color="auto"/>
      </w:divBdr>
    </w:div>
    <w:div w:id="524371507">
      <w:bodyDiv w:val="1"/>
      <w:marLeft w:val="0"/>
      <w:marRight w:val="0"/>
      <w:marTop w:val="0"/>
      <w:marBottom w:val="0"/>
      <w:divBdr>
        <w:top w:val="none" w:sz="0" w:space="0" w:color="auto"/>
        <w:left w:val="none" w:sz="0" w:space="0" w:color="auto"/>
        <w:bottom w:val="none" w:sz="0" w:space="0" w:color="auto"/>
        <w:right w:val="none" w:sz="0" w:space="0" w:color="auto"/>
      </w:divBdr>
    </w:div>
    <w:div w:id="529755906">
      <w:bodyDiv w:val="1"/>
      <w:marLeft w:val="0"/>
      <w:marRight w:val="0"/>
      <w:marTop w:val="0"/>
      <w:marBottom w:val="0"/>
      <w:divBdr>
        <w:top w:val="none" w:sz="0" w:space="0" w:color="auto"/>
        <w:left w:val="none" w:sz="0" w:space="0" w:color="auto"/>
        <w:bottom w:val="none" w:sz="0" w:space="0" w:color="auto"/>
        <w:right w:val="none" w:sz="0" w:space="0" w:color="auto"/>
      </w:divBdr>
    </w:div>
    <w:div w:id="533886288">
      <w:bodyDiv w:val="1"/>
      <w:marLeft w:val="0"/>
      <w:marRight w:val="0"/>
      <w:marTop w:val="0"/>
      <w:marBottom w:val="0"/>
      <w:divBdr>
        <w:top w:val="none" w:sz="0" w:space="0" w:color="auto"/>
        <w:left w:val="none" w:sz="0" w:space="0" w:color="auto"/>
        <w:bottom w:val="none" w:sz="0" w:space="0" w:color="auto"/>
        <w:right w:val="none" w:sz="0" w:space="0" w:color="auto"/>
      </w:divBdr>
    </w:div>
    <w:div w:id="536043768">
      <w:bodyDiv w:val="1"/>
      <w:marLeft w:val="0"/>
      <w:marRight w:val="0"/>
      <w:marTop w:val="0"/>
      <w:marBottom w:val="0"/>
      <w:divBdr>
        <w:top w:val="none" w:sz="0" w:space="0" w:color="auto"/>
        <w:left w:val="none" w:sz="0" w:space="0" w:color="auto"/>
        <w:bottom w:val="none" w:sz="0" w:space="0" w:color="auto"/>
        <w:right w:val="none" w:sz="0" w:space="0" w:color="auto"/>
      </w:divBdr>
    </w:div>
    <w:div w:id="540165657">
      <w:bodyDiv w:val="1"/>
      <w:marLeft w:val="0"/>
      <w:marRight w:val="0"/>
      <w:marTop w:val="0"/>
      <w:marBottom w:val="0"/>
      <w:divBdr>
        <w:top w:val="none" w:sz="0" w:space="0" w:color="auto"/>
        <w:left w:val="none" w:sz="0" w:space="0" w:color="auto"/>
        <w:bottom w:val="none" w:sz="0" w:space="0" w:color="auto"/>
        <w:right w:val="none" w:sz="0" w:space="0" w:color="auto"/>
      </w:divBdr>
    </w:div>
    <w:div w:id="543753269">
      <w:bodyDiv w:val="1"/>
      <w:marLeft w:val="0"/>
      <w:marRight w:val="0"/>
      <w:marTop w:val="0"/>
      <w:marBottom w:val="0"/>
      <w:divBdr>
        <w:top w:val="none" w:sz="0" w:space="0" w:color="auto"/>
        <w:left w:val="none" w:sz="0" w:space="0" w:color="auto"/>
        <w:bottom w:val="none" w:sz="0" w:space="0" w:color="auto"/>
        <w:right w:val="none" w:sz="0" w:space="0" w:color="auto"/>
      </w:divBdr>
    </w:div>
    <w:div w:id="544411841">
      <w:bodyDiv w:val="1"/>
      <w:marLeft w:val="0"/>
      <w:marRight w:val="0"/>
      <w:marTop w:val="0"/>
      <w:marBottom w:val="0"/>
      <w:divBdr>
        <w:top w:val="none" w:sz="0" w:space="0" w:color="auto"/>
        <w:left w:val="none" w:sz="0" w:space="0" w:color="auto"/>
        <w:bottom w:val="none" w:sz="0" w:space="0" w:color="auto"/>
        <w:right w:val="none" w:sz="0" w:space="0" w:color="auto"/>
      </w:divBdr>
    </w:div>
    <w:div w:id="546529852">
      <w:bodyDiv w:val="1"/>
      <w:marLeft w:val="0"/>
      <w:marRight w:val="0"/>
      <w:marTop w:val="0"/>
      <w:marBottom w:val="0"/>
      <w:divBdr>
        <w:top w:val="none" w:sz="0" w:space="0" w:color="auto"/>
        <w:left w:val="none" w:sz="0" w:space="0" w:color="auto"/>
        <w:bottom w:val="none" w:sz="0" w:space="0" w:color="auto"/>
        <w:right w:val="none" w:sz="0" w:space="0" w:color="auto"/>
      </w:divBdr>
    </w:div>
    <w:div w:id="565604387">
      <w:bodyDiv w:val="1"/>
      <w:marLeft w:val="0"/>
      <w:marRight w:val="0"/>
      <w:marTop w:val="0"/>
      <w:marBottom w:val="0"/>
      <w:divBdr>
        <w:top w:val="none" w:sz="0" w:space="0" w:color="auto"/>
        <w:left w:val="none" w:sz="0" w:space="0" w:color="auto"/>
        <w:bottom w:val="none" w:sz="0" w:space="0" w:color="auto"/>
        <w:right w:val="none" w:sz="0" w:space="0" w:color="auto"/>
      </w:divBdr>
    </w:div>
    <w:div w:id="568197601">
      <w:bodyDiv w:val="1"/>
      <w:marLeft w:val="0"/>
      <w:marRight w:val="0"/>
      <w:marTop w:val="0"/>
      <w:marBottom w:val="0"/>
      <w:divBdr>
        <w:top w:val="none" w:sz="0" w:space="0" w:color="auto"/>
        <w:left w:val="none" w:sz="0" w:space="0" w:color="auto"/>
        <w:bottom w:val="none" w:sz="0" w:space="0" w:color="auto"/>
        <w:right w:val="none" w:sz="0" w:space="0" w:color="auto"/>
      </w:divBdr>
    </w:div>
    <w:div w:id="576986219">
      <w:bodyDiv w:val="1"/>
      <w:marLeft w:val="0"/>
      <w:marRight w:val="0"/>
      <w:marTop w:val="0"/>
      <w:marBottom w:val="0"/>
      <w:divBdr>
        <w:top w:val="none" w:sz="0" w:space="0" w:color="auto"/>
        <w:left w:val="none" w:sz="0" w:space="0" w:color="auto"/>
        <w:bottom w:val="none" w:sz="0" w:space="0" w:color="auto"/>
        <w:right w:val="none" w:sz="0" w:space="0" w:color="auto"/>
      </w:divBdr>
    </w:div>
    <w:div w:id="579632191">
      <w:bodyDiv w:val="1"/>
      <w:marLeft w:val="0"/>
      <w:marRight w:val="0"/>
      <w:marTop w:val="0"/>
      <w:marBottom w:val="0"/>
      <w:divBdr>
        <w:top w:val="none" w:sz="0" w:space="0" w:color="auto"/>
        <w:left w:val="none" w:sz="0" w:space="0" w:color="auto"/>
        <w:bottom w:val="none" w:sz="0" w:space="0" w:color="auto"/>
        <w:right w:val="none" w:sz="0" w:space="0" w:color="auto"/>
      </w:divBdr>
    </w:div>
    <w:div w:id="584072008">
      <w:bodyDiv w:val="1"/>
      <w:marLeft w:val="0"/>
      <w:marRight w:val="0"/>
      <w:marTop w:val="0"/>
      <w:marBottom w:val="0"/>
      <w:divBdr>
        <w:top w:val="none" w:sz="0" w:space="0" w:color="auto"/>
        <w:left w:val="none" w:sz="0" w:space="0" w:color="auto"/>
        <w:bottom w:val="none" w:sz="0" w:space="0" w:color="auto"/>
        <w:right w:val="none" w:sz="0" w:space="0" w:color="auto"/>
      </w:divBdr>
    </w:div>
    <w:div w:id="584605256">
      <w:bodyDiv w:val="1"/>
      <w:marLeft w:val="0"/>
      <w:marRight w:val="0"/>
      <w:marTop w:val="0"/>
      <w:marBottom w:val="0"/>
      <w:divBdr>
        <w:top w:val="none" w:sz="0" w:space="0" w:color="auto"/>
        <w:left w:val="none" w:sz="0" w:space="0" w:color="auto"/>
        <w:bottom w:val="none" w:sz="0" w:space="0" w:color="auto"/>
        <w:right w:val="none" w:sz="0" w:space="0" w:color="auto"/>
      </w:divBdr>
    </w:div>
    <w:div w:id="590628157">
      <w:bodyDiv w:val="1"/>
      <w:marLeft w:val="0"/>
      <w:marRight w:val="0"/>
      <w:marTop w:val="0"/>
      <w:marBottom w:val="0"/>
      <w:divBdr>
        <w:top w:val="none" w:sz="0" w:space="0" w:color="auto"/>
        <w:left w:val="none" w:sz="0" w:space="0" w:color="auto"/>
        <w:bottom w:val="none" w:sz="0" w:space="0" w:color="auto"/>
        <w:right w:val="none" w:sz="0" w:space="0" w:color="auto"/>
      </w:divBdr>
    </w:div>
    <w:div w:id="591083414">
      <w:bodyDiv w:val="1"/>
      <w:marLeft w:val="0"/>
      <w:marRight w:val="0"/>
      <w:marTop w:val="0"/>
      <w:marBottom w:val="0"/>
      <w:divBdr>
        <w:top w:val="none" w:sz="0" w:space="0" w:color="auto"/>
        <w:left w:val="none" w:sz="0" w:space="0" w:color="auto"/>
        <w:bottom w:val="none" w:sz="0" w:space="0" w:color="auto"/>
        <w:right w:val="none" w:sz="0" w:space="0" w:color="auto"/>
      </w:divBdr>
    </w:div>
    <w:div w:id="592084001">
      <w:bodyDiv w:val="1"/>
      <w:marLeft w:val="0"/>
      <w:marRight w:val="0"/>
      <w:marTop w:val="0"/>
      <w:marBottom w:val="0"/>
      <w:divBdr>
        <w:top w:val="none" w:sz="0" w:space="0" w:color="auto"/>
        <w:left w:val="none" w:sz="0" w:space="0" w:color="auto"/>
        <w:bottom w:val="none" w:sz="0" w:space="0" w:color="auto"/>
        <w:right w:val="none" w:sz="0" w:space="0" w:color="auto"/>
      </w:divBdr>
    </w:div>
    <w:div w:id="595134416">
      <w:bodyDiv w:val="1"/>
      <w:marLeft w:val="0"/>
      <w:marRight w:val="0"/>
      <w:marTop w:val="0"/>
      <w:marBottom w:val="0"/>
      <w:divBdr>
        <w:top w:val="none" w:sz="0" w:space="0" w:color="auto"/>
        <w:left w:val="none" w:sz="0" w:space="0" w:color="auto"/>
        <w:bottom w:val="none" w:sz="0" w:space="0" w:color="auto"/>
        <w:right w:val="none" w:sz="0" w:space="0" w:color="auto"/>
      </w:divBdr>
    </w:div>
    <w:div w:id="599458763">
      <w:bodyDiv w:val="1"/>
      <w:marLeft w:val="0"/>
      <w:marRight w:val="0"/>
      <w:marTop w:val="0"/>
      <w:marBottom w:val="0"/>
      <w:divBdr>
        <w:top w:val="none" w:sz="0" w:space="0" w:color="auto"/>
        <w:left w:val="none" w:sz="0" w:space="0" w:color="auto"/>
        <w:bottom w:val="none" w:sz="0" w:space="0" w:color="auto"/>
        <w:right w:val="none" w:sz="0" w:space="0" w:color="auto"/>
      </w:divBdr>
    </w:div>
    <w:div w:id="600911771">
      <w:bodyDiv w:val="1"/>
      <w:marLeft w:val="0"/>
      <w:marRight w:val="0"/>
      <w:marTop w:val="0"/>
      <w:marBottom w:val="0"/>
      <w:divBdr>
        <w:top w:val="none" w:sz="0" w:space="0" w:color="auto"/>
        <w:left w:val="none" w:sz="0" w:space="0" w:color="auto"/>
        <w:bottom w:val="none" w:sz="0" w:space="0" w:color="auto"/>
        <w:right w:val="none" w:sz="0" w:space="0" w:color="auto"/>
      </w:divBdr>
    </w:div>
    <w:div w:id="601689728">
      <w:bodyDiv w:val="1"/>
      <w:marLeft w:val="0"/>
      <w:marRight w:val="0"/>
      <w:marTop w:val="0"/>
      <w:marBottom w:val="0"/>
      <w:divBdr>
        <w:top w:val="none" w:sz="0" w:space="0" w:color="auto"/>
        <w:left w:val="none" w:sz="0" w:space="0" w:color="auto"/>
        <w:bottom w:val="none" w:sz="0" w:space="0" w:color="auto"/>
        <w:right w:val="none" w:sz="0" w:space="0" w:color="auto"/>
      </w:divBdr>
    </w:div>
    <w:div w:id="607926497">
      <w:bodyDiv w:val="1"/>
      <w:marLeft w:val="0"/>
      <w:marRight w:val="0"/>
      <w:marTop w:val="0"/>
      <w:marBottom w:val="0"/>
      <w:divBdr>
        <w:top w:val="none" w:sz="0" w:space="0" w:color="auto"/>
        <w:left w:val="none" w:sz="0" w:space="0" w:color="auto"/>
        <w:bottom w:val="none" w:sz="0" w:space="0" w:color="auto"/>
        <w:right w:val="none" w:sz="0" w:space="0" w:color="auto"/>
      </w:divBdr>
    </w:div>
    <w:div w:id="610406101">
      <w:bodyDiv w:val="1"/>
      <w:marLeft w:val="0"/>
      <w:marRight w:val="0"/>
      <w:marTop w:val="0"/>
      <w:marBottom w:val="0"/>
      <w:divBdr>
        <w:top w:val="none" w:sz="0" w:space="0" w:color="auto"/>
        <w:left w:val="none" w:sz="0" w:space="0" w:color="auto"/>
        <w:bottom w:val="none" w:sz="0" w:space="0" w:color="auto"/>
        <w:right w:val="none" w:sz="0" w:space="0" w:color="auto"/>
      </w:divBdr>
    </w:div>
    <w:div w:id="615254609">
      <w:bodyDiv w:val="1"/>
      <w:marLeft w:val="0"/>
      <w:marRight w:val="0"/>
      <w:marTop w:val="0"/>
      <w:marBottom w:val="0"/>
      <w:divBdr>
        <w:top w:val="none" w:sz="0" w:space="0" w:color="auto"/>
        <w:left w:val="none" w:sz="0" w:space="0" w:color="auto"/>
        <w:bottom w:val="none" w:sz="0" w:space="0" w:color="auto"/>
        <w:right w:val="none" w:sz="0" w:space="0" w:color="auto"/>
      </w:divBdr>
    </w:div>
    <w:div w:id="616641188">
      <w:bodyDiv w:val="1"/>
      <w:marLeft w:val="0"/>
      <w:marRight w:val="0"/>
      <w:marTop w:val="0"/>
      <w:marBottom w:val="0"/>
      <w:divBdr>
        <w:top w:val="none" w:sz="0" w:space="0" w:color="auto"/>
        <w:left w:val="none" w:sz="0" w:space="0" w:color="auto"/>
        <w:bottom w:val="none" w:sz="0" w:space="0" w:color="auto"/>
        <w:right w:val="none" w:sz="0" w:space="0" w:color="auto"/>
      </w:divBdr>
    </w:div>
    <w:div w:id="622808809">
      <w:bodyDiv w:val="1"/>
      <w:marLeft w:val="0"/>
      <w:marRight w:val="0"/>
      <w:marTop w:val="0"/>
      <w:marBottom w:val="0"/>
      <w:divBdr>
        <w:top w:val="none" w:sz="0" w:space="0" w:color="auto"/>
        <w:left w:val="none" w:sz="0" w:space="0" w:color="auto"/>
        <w:bottom w:val="none" w:sz="0" w:space="0" w:color="auto"/>
        <w:right w:val="none" w:sz="0" w:space="0" w:color="auto"/>
      </w:divBdr>
    </w:div>
    <w:div w:id="624584955">
      <w:bodyDiv w:val="1"/>
      <w:marLeft w:val="0"/>
      <w:marRight w:val="0"/>
      <w:marTop w:val="0"/>
      <w:marBottom w:val="0"/>
      <w:divBdr>
        <w:top w:val="none" w:sz="0" w:space="0" w:color="auto"/>
        <w:left w:val="none" w:sz="0" w:space="0" w:color="auto"/>
        <w:bottom w:val="none" w:sz="0" w:space="0" w:color="auto"/>
        <w:right w:val="none" w:sz="0" w:space="0" w:color="auto"/>
      </w:divBdr>
    </w:div>
    <w:div w:id="630526065">
      <w:bodyDiv w:val="1"/>
      <w:marLeft w:val="0"/>
      <w:marRight w:val="0"/>
      <w:marTop w:val="0"/>
      <w:marBottom w:val="0"/>
      <w:divBdr>
        <w:top w:val="none" w:sz="0" w:space="0" w:color="auto"/>
        <w:left w:val="none" w:sz="0" w:space="0" w:color="auto"/>
        <w:bottom w:val="none" w:sz="0" w:space="0" w:color="auto"/>
        <w:right w:val="none" w:sz="0" w:space="0" w:color="auto"/>
      </w:divBdr>
    </w:div>
    <w:div w:id="631136156">
      <w:bodyDiv w:val="1"/>
      <w:marLeft w:val="0"/>
      <w:marRight w:val="0"/>
      <w:marTop w:val="0"/>
      <w:marBottom w:val="0"/>
      <w:divBdr>
        <w:top w:val="none" w:sz="0" w:space="0" w:color="auto"/>
        <w:left w:val="none" w:sz="0" w:space="0" w:color="auto"/>
        <w:bottom w:val="none" w:sz="0" w:space="0" w:color="auto"/>
        <w:right w:val="none" w:sz="0" w:space="0" w:color="auto"/>
      </w:divBdr>
    </w:div>
    <w:div w:id="631137687">
      <w:bodyDiv w:val="1"/>
      <w:marLeft w:val="0"/>
      <w:marRight w:val="0"/>
      <w:marTop w:val="0"/>
      <w:marBottom w:val="0"/>
      <w:divBdr>
        <w:top w:val="none" w:sz="0" w:space="0" w:color="auto"/>
        <w:left w:val="none" w:sz="0" w:space="0" w:color="auto"/>
        <w:bottom w:val="none" w:sz="0" w:space="0" w:color="auto"/>
        <w:right w:val="none" w:sz="0" w:space="0" w:color="auto"/>
      </w:divBdr>
    </w:div>
    <w:div w:id="635645428">
      <w:bodyDiv w:val="1"/>
      <w:marLeft w:val="0"/>
      <w:marRight w:val="0"/>
      <w:marTop w:val="0"/>
      <w:marBottom w:val="0"/>
      <w:divBdr>
        <w:top w:val="none" w:sz="0" w:space="0" w:color="auto"/>
        <w:left w:val="none" w:sz="0" w:space="0" w:color="auto"/>
        <w:bottom w:val="none" w:sz="0" w:space="0" w:color="auto"/>
        <w:right w:val="none" w:sz="0" w:space="0" w:color="auto"/>
      </w:divBdr>
    </w:div>
    <w:div w:id="648751775">
      <w:bodyDiv w:val="1"/>
      <w:marLeft w:val="0"/>
      <w:marRight w:val="0"/>
      <w:marTop w:val="0"/>
      <w:marBottom w:val="0"/>
      <w:divBdr>
        <w:top w:val="none" w:sz="0" w:space="0" w:color="auto"/>
        <w:left w:val="none" w:sz="0" w:space="0" w:color="auto"/>
        <w:bottom w:val="none" w:sz="0" w:space="0" w:color="auto"/>
        <w:right w:val="none" w:sz="0" w:space="0" w:color="auto"/>
      </w:divBdr>
    </w:div>
    <w:div w:id="659193465">
      <w:bodyDiv w:val="1"/>
      <w:marLeft w:val="0"/>
      <w:marRight w:val="0"/>
      <w:marTop w:val="0"/>
      <w:marBottom w:val="0"/>
      <w:divBdr>
        <w:top w:val="none" w:sz="0" w:space="0" w:color="auto"/>
        <w:left w:val="none" w:sz="0" w:space="0" w:color="auto"/>
        <w:bottom w:val="none" w:sz="0" w:space="0" w:color="auto"/>
        <w:right w:val="none" w:sz="0" w:space="0" w:color="auto"/>
      </w:divBdr>
    </w:div>
    <w:div w:id="659889852">
      <w:bodyDiv w:val="1"/>
      <w:marLeft w:val="0"/>
      <w:marRight w:val="0"/>
      <w:marTop w:val="0"/>
      <w:marBottom w:val="0"/>
      <w:divBdr>
        <w:top w:val="none" w:sz="0" w:space="0" w:color="auto"/>
        <w:left w:val="none" w:sz="0" w:space="0" w:color="auto"/>
        <w:bottom w:val="none" w:sz="0" w:space="0" w:color="auto"/>
        <w:right w:val="none" w:sz="0" w:space="0" w:color="auto"/>
      </w:divBdr>
    </w:div>
    <w:div w:id="665286722">
      <w:bodyDiv w:val="1"/>
      <w:marLeft w:val="0"/>
      <w:marRight w:val="0"/>
      <w:marTop w:val="0"/>
      <w:marBottom w:val="0"/>
      <w:divBdr>
        <w:top w:val="none" w:sz="0" w:space="0" w:color="auto"/>
        <w:left w:val="none" w:sz="0" w:space="0" w:color="auto"/>
        <w:bottom w:val="none" w:sz="0" w:space="0" w:color="auto"/>
        <w:right w:val="none" w:sz="0" w:space="0" w:color="auto"/>
      </w:divBdr>
      <w:divsChild>
        <w:div w:id="1107820755">
          <w:marLeft w:val="547"/>
          <w:marRight w:val="0"/>
          <w:marTop w:val="0"/>
          <w:marBottom w:val="0"/>
          <w:divBdr>
            <w:top w:val="none" w:sz="0" w:space="0" w:color="auto"/>
            <w:left w:val="none" w:sz="0" w:space="0" w:color="auto"/>
            <w:bottom w:val="none" w:sz="0" w:space="0" w:color="auto"/>
            <w:right w:val="none" w:sz="0" w:space="0" w:color="auto"/>
          </w:divBdr>
        </w:div>
      </w:divsChild>
    </w:div>
    <w:div w:id="669143980">
      <w:bodyDiv w:val="1"/>
      <w:marLeft w:val="0"/>
      <w:marRight w:val="0"/>
      <w:marTop w:val="0"/>
      <w:marBottom w:val="0"/>
      <w:divBdr>
        <w:top w:val="none" w:sz="0" w:space="0" w:color="auto"/>
        <w:left w:val="none" w:sz="0" w:space="0" w:color="auto"/>
        <w:bottom w:val="none" w:sz="0" w:space="0" w:color="auto"/>
        <w:right w:val="none" w:sz="0" w:space="0" w:color="auto"/>
      </w:divBdr>
    </w:div>
    <w:div w:id="675113917">
      <w:bodyDiv w:val="1"/>
      <w:marLeft w:val="0"/>
      <w:marRight w:val="0"/>
      <w:marTop w:val="0"/>
      <w:marBottom w:val="0"/>
      <w:divBdr>
        <w:top w:val="none" w:sz="0" w:space="0" w:color="auto"/>
        <w:left w:val="none" w:sz="0" w:space="0" w:color="auto"/>
        <w:bottom w:val="none" w:sz="0" w:space="0" w:color="auto"/>
        <w:right w:val="none" w:sz="0" w:space="0" w:color="auto"/>
      </w:divBdr>
    </w:div>
    <w:div w:id="680200331">
      <w:bodyDiv w:val="1"/>
      <w:marLeft w:val="0"/>
      <w:marRight w:val="0"/>
      <w:marTop w:val="0"/>
      <w:marBottom w:val="0"/>
      <w:divBdr>
        <w:top w:val="none" w:sz="0" w:space="0" w:color="auto"/>
        <w:left w:val="none" w:sz="0" w:space="0" w:color="auto"/>
        <w:bottom w:val="none" w:sz="0" w:space="0" w:color="auto"/>
        <w:right w:val="none" w:sz="0" w:space="0" w:color="auto"/>
      </w:divBdr>
    </w:div>
    <w:div w:id="683360195">
      <w:bodyDiv w:val="1"/>
      <w:marLeft w:val="0"/>
      <w:marRight w:val="0"/>
      <w:marTop w:val="0"/>
      <w:marBottom w:val="0"/>
      <w:divBdr>
        <w:top w:val="none" w:sz="0" w:space="0" w:color="auto"/>
        <w:left w:val="none" w:sz="0" w:space="0" w:color="auto"/>
        <w:bottom w:val="none" w:sz="0" w:space="0" w:color="auto"/>
        <w:right w:val="none" w:sz="0" w:space="0" w:color="auto"/>
      </w:divBdr>
    </w:div>
    <w:div w:id="685402093">
      <w:bodyDiv w:val="1"/>
      <w:marLeft w:val="0"/>
      <w:marRight w:val="0"/>
      <w:marTop w:val="0"/>
      <w:marBottom w:val="0"/>
      <w:divBdr>
        <w:top w:val="none" w:sz="0" w:space="0" w:color="auto"/>
        <w:left w:val="none" w:sz="0" w:space="0" w:color="auto"/>
        <w:bottom w:val="none" w:sz="0" w:space="0" w:color="auto"/>
        <w:right w:val="none" w:sz="0" w:space="0" w:color="auto"/>
      </w:divBdr>
    </w:div>
    <w:div w:id="686294805">
      <w:bodyDiv w:val="1"/>
      <w:marLeft w:val="0"/>
      <w:marRight w:val="0"/>
      <w:marTop w:val="0"/>
      <w:marBottom w:val="0"/>
      <w:divBdr>
        <w:top w:val="none" w:sz="0" w:space="0" w:color="auto"/>
        <w:left w:val="none" w:sz="0" w:space="0" w:color="auto"/>
        <w:bottom w:val="none" w:sz="0" w:space="0" w:color="auto"/>
        <w:right w:val="none" w:sz="0" w:space="0" w:color="auto"/>
      </w:divBdr>
    </w:div>
    <w:div w:id="687948199">
      <w:bodyDiv w:val="1"/>
      <w:marLeft w:val="0"/>
      <w:marRight w:val="0"/>
      <w:marTop w:val="0"/>
      <w:marBottom w:val="0"/>
      <w:divBdr>
        <w:top w:val="none" w:sz="0" w:space="0" w:color="auto"/>
        <w:left w:val="none" w:sz="0" w:space="0" w:color="auto"/>
        <w:bottom w:val="none" w:sz="0" w:space="0" w:color="auto"/>
        <w:right w:val="none" w:sz="0" w:space="0" w:color="auto"/>
      </w:divBdr>
    </w:div>
    <w:div w:id="695929399">
      <w:bodyDiv w:val="1"/>
      <w:marLeft w:val="0"/>
      <w:marRight w:val="0"/>
      <w:marTop w:val="0"/>
      <w:marBottom w:val="0"/>
      <w:divBdr>
        <w:top w:val="none" w:sz="0" w:space="0" w:color="auto"/>
        <w:left w:val="none" w:sz="0" w:space="0" w:color="auto"/>
        <w:bottom w:val="none" w:sz="0" w:space="0" w:color="auto"/>
        <w:right w:val="none" w:sz="0" w:space="0" w:color="auto"/>
      </w:divBdr>
    </w:div>
    <w:div w:id="700978747">
      <w:bodyDiv w:val="1"/>
      <w:marLeft w:val="0"/>
      <w:marRight w:val="0"/>
      <w:marTop w:val="0"/>
      <w:marBottom w:val="0"/>
      <w:divBdr>
        <w:top w:val="none" w:sz="0" w:space="0" w:color="auto"/>
        <w:left w:val="none" w:sz="0" w:space="0" w:color="auto"/>
        <w:bottom w:val="none" w:sz="0" w:space="0" w:color="auto"/>
        <w:right w:val="none" w:sz="0" w:space="0" w:color="auto"/>
      </w:divBdr>
    </w:div>
    <w:div w:id="717509862">
      <w:bodyDiv w:val="1"/>
      <w:marLeft w:val="0"/>
      <w:marRight w:val="0"/>
      <w:marTop w:val="0"/>
      <w:marBottom w:val="0"/>
      <w:divBdr>
        <w:top w:val="none" w:sz="0" w:space="0" w:color="auto"/>
        <w:left w:val="none" w:sz="0" w:space="0" w:color="auto"/>
        <w:bottom w:val="none" w:sz="0" w:space="0" w:color="auto"/>
        <w:right w:val="none" w:sz="0" w:space="0" w:color="auto"/>
      </w:divBdr>
    </w:div>
    <w:div w:id="721028427">
      <w:bodyDiv w:val="1"/>
      <w:marLeft w:val="0"/>
      <w:marRight w:val="0"/>
      <w:marTop w:val="0"/>
      <w:marBottom w:val="0"/>
      <w:divBdr>
        <w:top w:val="none" w:sz="0" w:space="0" w:color="auto"/>
        <w:left w:val="none" w:sz="0" w:space="0" w:color="auto"/>
        <w:bottom w:val="none" w:sz="0" w:space="0" w:color="auto"/>
        <w:right w:val="none" w:sz="0" w:space="0" w:color="auto"/>
      </w:divBdr>
    </w:div>
    <w:div w:id="729576448">
      <w:bodyDiv w:val="1"/>
      <w:marLeft w:val="0"/>
      <w:marRight w:val="0"/>
      <w:marTop w:val="0"/>
      <w:marBottom w:val="0"/>
      <w:divBdr>
        <w:top w:val="none" w:sz="0" w:space="0" w:color="auto"/>
        <w:left w:val="none" w:sz="0" w:space="0" w:color="auto"/>
        <w:bottom w:val="none" w:sz="0" w:space="0" w:color="auto"/>
        <w:right w:val="none" w:sz="0" w:space="0" w:color="auto"/>
      </w:divBdr>
    </w:div>
    <w:div w:id="731394369">
      <w:bodyDiv w:val="1"/>
      <w:marLeft w:val="0"/>
      <w:marRight w:val="0"/>
      <w:marTop w:val="0"/>
      <w:marBottom w:val="0"/>
      <w:divBdr>
        <w:top w:val="none" w:sz="0" w:space="0" w:color="auto"/>
        <w:left w:val="none" w:sz="0" w:space="0" w:color="auto"/>
        <w:bottom w:val="none" w:sz="0" w:space="0" w:color="auto"/>
        <w:right w:val="none" w:sz="0" w:space="0" w:color="auto"/>
      </w:divBdr>
    </w:div>
    <w:div w:id="739251854">
      <w:bodyDiv w:val="1"/>
      <w:marLeft w:val="0"/>
      <w:marRight w:val="0"/>
      <w:marTop w:val="0"/>
      <w:marBottom w:val="0"/>
      <w:divBdr>
        <w:top w:val="none" w:sz="0" w:space="0" w:color="auto"/>
        <w:left w:val="none" w:sz="0" w:space="0" w:color="auto"/>
        <w:bottom w:val="none" w:sz="0" w:space="0" w:color="auto"/>
        <w:right w:val="none" w:sz="0" w:space="0" w:color="auto"/>
      </w:divBdr>
    </w:div>
    <w:div w:id="744839632">
      <w:bodyDiv w:val="1"/>
      <w:marLeft w:val="0"/>
      <w:marRight w:val="0"/>
      <w:marTop w:val="0"/>
      <w:marBottom w:val="0"/>
      <w:divBdr>
        <w:top w:val="none" w:sz="0" w:space="0" w:color="auto"/>
        <w:left w:val="none" w:sz="0" w:space="0" w:color="auto"/>
        <w:bottom w:val="none" w:sz="0" w:space="0" w:color="auto"/>
        <w:right w:val="none" w:sz="0" w:space="0" w:color="auto"/>
      </w:divBdr>
    </w:div>
    <w:div w:id="757990807">
      <w:bodyDiv w:val="1"/>
      <w:marLeft w:val="0"/>
      <w:marRight w:val="0"/>
      <w:marTop w:val="0"/>
      <w:marBottom w:val="0"/>
      <w:divBdr>
        <w:top w:val="none" w:sz="0" w:space="0" w:color="auto"/>
        <w:left w:val="none" w:sz="0" w:space="0" w:color="auto"/>
        <w:bottom w:val="none" w:sz="0" w:space="0" w:color="auto"/>
        <w:right w:val="none" w:sz="0" w:space="0" w:color="auto"/>
      </w:divBdr>
    </w:div>
    <w:div w:id="780998481">
      <w:bodyDiv w:val="1"/>
      <w:marLeft w:val="0"/>
      <w:marRight w:val="0"/>
      <w:marTop w:val="0"/>
      <w:marBottom w:val="0"/>
      <w:divBdr>
        <w:top w:val="none" w:sz="0" w:space="0" w:color="auto"/>
        <w:left w:val="none" w:sz="0" w:space="0" w:color="auto"/>
        <w:bottom w:val="none" w:sz="0" w:space="0" w:color="auto"/>
        <w:right w:val="none" w:sz="0" w:space="0" w:color="auto"/>
      </w:divBdr>
    </w:div>
    <w:div w:id="781412078">
      <w:bodyDiv w:val="1"/>
      <w:marLeft w:val="0"/>
      <w:marRight w:val="0"/>
      <w:marTop w:val="0"/>
      <w:marBottom w:val="0"/>
      <w:divBdr>
        <w:top w:val="none" w:sz="0" w:space="0" w:color="auto"/>
        <w:left w:val="none" w:sz="0" w:space="0" w:color="auto"/>
        <w:bottom w:val="none" w:sz="0" w:space="0" w:color="auto"/>
        <w:right w:val="none" w:sz="0" w:space="0" w:color="auto"/>
      </w:divBdr>
    </w:div>
    <w:div w:id="790326512">
      <w:bodyDiv w:val="1"/>
      <w:marLeft w:val="0"/>
      <w:marRight w:val="0"/>
      <w:marTop w:val="0"/>
      <w:marBottom w:val="0"/>
      <w:divBdr>
        <w:top w:val="none" w:sz="0" w:space="0" w:color="auto"/>
        <w:left w:val="none" w:sz="0" w:space="0" w:color="auto"/>
        <w:bottom w:val="none" w:sz="0" w:space="0" w:color="auto"/>
        <w:right w:val="none" w:sz="0" w:space="0" w:color="auto"/>
      </w:divBdr>
    </w:div>
    <w:div w:id="800659910">
      <w:bodyDiv w:val="1"/>
      <w:marLeft w:val="0"/>
      <w:marRight w:val="0"/>
      <w:marTop w:val="0"/>
      <w:marBottom w:val="0"/>
      <w:divBdr>
        <w:top w:val="none" w:sz="0" w:space="0" w:color="auto"/>
        <w:left w:val="none" w:sz="0" w:space="0" w:color="auto"/>
        <w:bottom w:val="none" w:sz="0" w:space="0" w:color="auto"/>
        <w:right w:val="none" w:sz="0" w:space="0" w:color="auto"/>
      </w:divBdr>
    </w:div>
    <w:div w:id="801727526">
      <w:bodyDiv w:val="1"/>
      <w:marLeft w:val="0"/>
      <w:marRight w:val="0"/>
      <w:marTop w:val="0"/>
      <w:marBottom w:val="0"/>
      <w:divBdr>
        <w:top w:val="none" w:sz="0" w:space="0" w:color="auto"/>
        <w:left w:val="none" w:sz="0" w:space="0" w:color="auto"/>
        <w:bottom w:val="none" w:sz="0" w:space="0" w:color="auto"/>
        <w:right w:val="none" w:sz="0" w:space="0" w:color="auto"/>
      </w:divBdr>
    </w:div>
    <w:div w:id="808284751">
      <w:bodyDiv w:val="1"/>
      <w:marLeft w:val="0"/>
      <w:marRight w:val="0"/>
      <w:marTop w:val="0"/>
      <w:marBottom w:val="0"/>
      <w:divBdr>
        <w:top w:val="none" w:sz="0" w:space="0" w:color="auto"/>
        <w:left w:val="none" w:sz="0" w:space="0" w:color="auto"/>
        <w:bottom w:val="none" w:sz="0" w:space="0" w:color="auto"/>
        <w:right w:val="none" w:sz="0" w:space="0" w:color="auto"/>
      </w:divBdr>
    </w:div>
    <w:div w:id="814295486">
      <w:bodyDiv w:val="1"/>
      <w:marLeft w:val="0"/>
      <w:marRight w:val="0"/>
      <w:marTop w:val="0"/>
      <w:marBottom w:val="0"/>
      <w:divBdr>
        <w:top w:val="none" w:sz="0" w:space="0" w:color="auto"/>
        <w:left w:val="none" w:sz="0" w:space="0" w:color="auto"/>
        <w:bottom w:val="none" w:sz="0" w:space="0" w:color="auto"/>
        <w:right w:val="none" w:sz="0" w:space="0" w:color="auto"/>
      </w:divBdr>
    </w:div>
    <w:div w:id="815413813">
      <w:bodyDiv w:val="1"/>
      <w:marLeft w:val="0"/>
      <w:marRight w:val="0"/>
      <w:marTop w:val="0"/>
      <w:marBottom w:val="0"/>
      <w:divBdr>
        <w:top w:val="none" w:sz="0" w:space="0" w:color="auto"/>
        <w:left w:val="none" w:sz="0" w:space="0" w:color="auto"/>
        <w:bottom w:val="none" w:sz="0" w:space="0" w:color="auto"/>
        <w:right w:val="none" w:sz="0" w:space="0" w:color="auto"/>
      </w:divBdr>
    </w:div>
    <w:div w:id="820387239">
      <w:bodyDiv w:val="1"/>
      <w:marLeft w:val="0"/>
      <w:marRight w:val="0"/>
      <w:marTop w:val="0"/>
      <w:marBottom w:val="0"/>
      <w:divBdr>
        <w:top w:val="none" w:sz="0" w:space="0" w:color="auto"/>
        <w:left w:val="none" w:sz="0" w:space="0" w:color="auto"/>
        <w:bottom w:val="none" w:sz="0" w:space="0" w:color="auto"/>
        <w:right w:val="none" w:sz="0" w:space="0" w:color="auto"/>
      </w:divBdr>
    </w:div>
    <w:div w:id="826433880">
      <w:bodyDiv w:val="1"/>
      <w:marLeft w:val="0"/>
      <w:marRight w:val="0"/>
      <w:marTop w:val="0"/>
      <w:marBottom w:val="0"/>
      <w:divBdr>
        <w:top w:val="none" w:sz="0" w:space="0" w:color="auto"/>
        <w:left w:val="none" w:sz="0" w:space="0" w:color="auto"/>
        <w:bottom w:val="none" w:sz="0" w:space="0" w:color="auto"/>
        <w:right w:val="none" w:sz="0" w:space="0" w:color="auto"/>
      </w:divBdr>
    </w:div>
    <w:div w:id="830871663">
      <w:bodyDiv w:val="1"/>
      <w:marLeft w:val="0"/>
      <w:marRight w:val="0"/>
      <w:marTop w:val="0"/>
      <w:marBottom w:val="0"/>
      <w:divBdr>
        <w:top w:val="none" w:sz="0" w:space="0" w:color="auto"/>
        <w:left w:val="none" w:sz="0" w:space="0" w:color="auto"/>
        <w:bottom w:val="none" w:sz="0" w:space="0" w:color="auto"/>
        <w:right w:val="none" w:sz="0" w:space="0" w:color="auto"/>
      </w:divBdr>
    </w:div>
    <w:div w:id="835271270">
      <w:bodyDiv w:val="1"/>
      <w:marLeft w:val="0"/>
      <w:marRight w:val="0"/>
      <w:marTop w:val="0"/>
      <w:marBottom w:val="0"/>
      <w:divBdr>
        <w:top w:val="none" w:sz="0" w:space="0" w:color="auto"/>
        <w:left w:val="none" w:sz="0" w:space="0" w:color="auto"/>
        <w:bottom w:val="none" w:sz="0" w:space="0" w:color="auto"/>
        <w:right w:val="none" w:sz="0" w:space="0" w:color="auto"/>
      </w:divBdr>
    </w:div>
    <w:div w:id="836649498">
      <w:bodyDiv w:val="1"/>
      <w:marLeft w:val="0"/>
      <w:marRight w:val="0"/>
      <w:marTop w:val="0"/>
      <w:marBottom w:val="0"/>
      <w:divBdr>
        <w:top w:val="none" w:sz="0" w:space="0" w:color="auto"/>
        <w:left w:val="none" w:sz="0" w:space="0" w:color="auto"/>
        <w:bottom w:val="none" w:sz="0" w:space="0" w:color="auto"/>
        <w:right w:val="none" w:sz="0" w:space="0" w:color="auto"/>
      </w:divBdr>
    </w:div>
    <w:div w:id="839007658">
      <w:bodyDiv w:val="1"/>
      <w:marLeft w:val="0"/>
      <w:marRight w:val="0"/>
      <w:marTop w:val="0"/>
      <w:marBottom w:val="0"/>
      <w:divBdr>
        <w:top w:val="none" w:sz="0" w:space="0" w:color="auto"/>
        <w:left w:val="none" w:sz="0" w:space="0" w:color="auto"/>
        <w:bottom w:val="none" w:sz="0" w:space="0" w:color="auto"/>
        <w:right w:val="none" w:sz="0" w:space="0" w:color="auto"/>
      </w:divBdr>
    </w:div>
    <w:div w:id="850220484">
      <w:bodyDiv w:val="1"/>
      <w:marLeft w:val="0"/>
      <w:marRight w:val="0"/>
      <w:marTop w:val="0"/>
      <w:marBottom w:val="0"/>
      <w:divBdr>
        <w:top w:val="none" w:sz="0" w:space="0" w:color="auto"/>
        <w:left w:val="none" w:sz="0" w:space="0" w:color="auto"/>
        <w:bottom w:val="none" w:sz="0" w:space="0" w:color="auto"/>
        <w:right w:val="none" w:sz="0" w:space="0" w:color="auto"/>
      </w:divBdr>
    </w:div>
    <w:div w:id="850796410">
      <w:bodyDiv w:val="1"/>
      <w:marLeft w:val="0"/>
      <w:marRight w:val="0"/>
      <w:marTop w:val="0"/>
      <w:marBottom w:val="0"/>
      <w:divBdr>
        <w:top w:val="none" w:sz="0" w:space="0" w:color="auto"/>
        <w:left w:val="none" w:sz="0" w:space="0" w:color="auto"/>
        <w:bottom w:val="none" w:sz="0" w:space="0" w:color="auto"/>
        <w:right w:val="none" w:sz="0" w:space="0" w:color="auto"/>
      </w:divBdr>
    </w:div>
    <w:div w:id="857306187">
      <w:bodyDiv w:val="1"/>
      <w:marLeft w:val="0"/>
      <w:marRight w:val="0"/>
      <w:marTop w:val="0"/>
      <w:marBottom w:val="0"/>
      <w:divBdr>
        <w:top w:val="none" w:sz="0" w:space="0" w:color="auto"/>
        <w:left w:val="none" w:sz="0" w:space="0" w:color="auto"/>
        <w:bottom w:val="none" w:sz="0" w:space="0" w:color="auto"/>
        <w:right w:val="none" w:sz="0" w:space="0" w:color="auto"/>
      </w:divBdr>
    </w:div>
    <w:div w:id="859659087">
      <w:bodyDiv w:val="1"/>
      <w:marLeft w:val="0"/>
      <w:marRight w:val="0"/>
      <w:marTop w:val="0"/>
      <w:marBottom w:val="0"/>
      <w:divBdr>
        <w:top w:val="none" w:sz="0" w:space="0" w:color="auto"/>
        <w:left w:val="none" w:sz="0" w:space="0" w:color="auto"/>
        <w:bottom w:val="none" w:sz="0" w:space="0" w:color="auto"/>
        <w:right w:val="none" w:sz="0" w:space="0" w:color="auto"/>
      </w:divBdr>
    </w:div>
    <w:div w:id="862867629">
      <w:bodyDiv w:val="1"/>
      <w:marLeft w:val="0"/>
      <w:marRight w:val="0"/>
      <w:marTop w:val="0"/>
      <w:marBottom w:val="0"/>
      <w:divBdr>
        <w:top w:val="none" w:sz="0" w:space="0" w:color="auto"/>
        <w:left w:val="none" w:sz="0" w:space="0" w:color="auto"/>
        <w:bottom w:val="none" w:sz="0" w:space="0" w:color="auto"/>
        <w:right w:val="none" w:sz="0" w:space="0" w:color="auto"/>
      </w:divBdr>
    </w:div>
    <w:div w:id="867912275">
      <w:bodyDiv w:val="1"/>
      <w:marLeft w:val="0"/>
      <w:marRight w:val="0"/>
      <w:marTop w:val="0"/>
      <w:marBottom w:val="0"/>
      <w:divBdr>
        <w:top w:val="none" w:sz="0" w:space="0" w:color="auto"/>
        <w:left w:val="none" w:sz="0" w:space="0" w:color="auto"/>
        <w:bottom w:val="none" w:sz="0" w:space="0" w:color="auto"/>
        <w:right w:val="none" w:sz="0" w:space="0" w:color="auto"/>
      </w:divBdr>
    </w:div>
    <w:div w:id="869801819">
      <w:bodyDiv w:val="1"/>
      <w:marLeft w:val="0"/>
      <w:marRight w:val="0"/>
      <w:marTop w:val="0"/>
      <w:marBottom w:val="0"/>
      <w:divBdr>
        <w:top w:val="none" w:sz="0" w:space="0" w:color="auto"/>
        <w:left w:val="none" w:sz="0" w:space="0" w:color="auto"/>
        <w:bottom w:val="none" w:sz="0" w:space="0" w:color="auto"/>
        <w:right w:val="none" w:sz="0" w:space="0" w:color="auto"/>
      </w:divBdr>
    </w:div>
    <w:div w:id="878125578">
      <w:bodyDiv w:val="1"/>
      <w:marLeft w:val="0"/>
      <w:marRight w:val="0"/>
      <w:marTop w:val="0"/>
      <w:marBottom w:val="0"/>
      <w:divBdr>
        <w:top w:val="none" w:sz="0" w:space="0" w:color="auto"/>
        <w:left w:val="none" w:sz="0" w:space="0" w:color="auto"/>
        <w:bottom w:val="none" w:sz="0" w:space="0" w:color="auto"/>
        <w:right w:val="none" w:sz="0" w:space="0" w:color="auto"/>
      </w:divBdr>
    </w:div>
    <w:div w:id="881405883">
      <w:bodyDiv w:val="1"/>
      <w:marLeft w:val="0"/>
      <w:marRight w:val="0"/>
      <w:marTop w:val="0"/>
      <w:marBottom w:val="0"/>
      <w:divBdr>
        <w:top w:val="none" w:sz="0" w:space="0" w:color="auto"/>
        <w:left w:val="none" w:sz="0" w:space="0" w:color="auto"/>
        <w:bottom w:val="none" w:sz="0" w:space="0" w:color="auto"/>
        <w:right w:val="none" w:sz="0" w:space="0" w:color="auto"/>
      </w:divBdr>
    </w:div>
    <w:div w:id="882248906">
      <w:bodyDiv w:val="1"/>
      <w:marLeft w:val="0"/>
      <w:marRight w:val="0"/>
      <w:marTop w:val="0"/>
      <w:marBottom w:val="0"/>
      <w:divBdr>
        <w:top w:val="none" w:sz="0" w:space="0" w:color="auto"/>
        <w:left w:val="none" w:sz="0" w:space="0" w:color="auto"/>
        <w:bottom w:val="none" w:sz="0" w:space="0" w:color="auto"/>
        <w:right w:val="none" w:sz="0" w:space="0" w:color="auto"/>
      </w:divBdr>
    </w:div>
    <w:div w:id="882986436">
      <w:bodyDiv w:val="1"/>
      <w:marLeft w:val="0"/>
      <w:marRight w:val="0"/>
      <w:marTop w:val="0"/>
      <w:marBottom w:val="0"/>
      <w:divBdr>
        <w:top w:val="none" w:sz="0" w:space="0" w:color="auto"/>
        <w:left w:val="none" w:sz="0" w:space="0" w:color="auto"/>
        <w:bottom w:val="none" w:sz="0" w:space="0" w:color="auto"/>
        <w:right w:val="none" w:sz="0" w:space="0" w:color="auto"/>
      </w:divBdr>
    </w:div>
    <w:div w:id="887186998">
      <w:bodyDiv w:val="1"/>
      <w:marLeft w:val="0"/>
      <w:marRight w:val="0"/>
      <w:marTop w:val="0"/>
      <w:marBottom w:val="0"/>
      <w:divBdr>
        <w:top w:val="none" w:sz="0" w:space="0" w:color="auto"/>
        <w:left w:val="none" w:sz="0" w:space="0" w:color="auto"/>
        <w:bottom w:val="none" w:sz="0" w:space="0" w:color="auto"/>
        <w:right w:val="none" w:sz="0" w:space="0" w:color="auto"/>
      </w:divBdr>
    </w:div>
    <w:div w:id="898588553">
      <w:bodyDiv w:val="1"/>
      <w:marLeft w:val="0"/>
      <w:marRight w:val="0"/>
      <w:marTop w:val="0"/>
      <w:marBottom w:val="0"/>
      <w:divBdr>
        <w:top w:val="none" w:sz="0" w:space="0" w:color="auto"/>
        <w:left w:val="none" w:sz="0" w:space="0" w:color="auto"/>
        <w:bottom w:val="none" w:sz="0" w:space="0" w:color="auto"/>
        <w:right w:val="none" w:sz="0" w:space="0" w:color="auto"/>
      </w:divBdr>
    </w:div>
    <w:div w:id="904680908">
      <w:bodyDiv w:val="1"/>
      <w:marLeft w:val="0"/>
      <w:marRight w:val="0"/>
      <w:marTop w:val="0"/>
      <w:marBottom w:val="0"/>
      <w:divBdr>
        <w:top w:val="none" w:sz="0" w:space="0" w:color="auto"/>
        <w:left w:val="none" w:sz="0" w:space="0" w:color="auto"/>
        <w:bottom w:val="none" w:sz="0" w:space="0" w:color="auto"/>
        <w:right w:val="none" w:sz="0" w:space="0" w:color="auto"/>
      </w:divBdr>
    </w:div>
    <w:div w:id="909848505">
      <w:bodyDiv w:val="1"/>
      <w:marLeft w:val="0"/>
      <w:marRight w:val="0"/>
      <w:marTop w:val="0"/>
      <w:marBottom w:val="0"/>
      <w:divBdr>
        <w:top w:val="none" w:sz="0" w:space="0" w:color="auto"/>
        <w:left w:val="none" w:sz="0" w:space="0" w:color="auto"/>
        <w:bottom w:val="none" w:sz="0" w:space="0" w:color="auto"/>
        <w:right w:val="none" w:sz="0" w:space="0" w:color="auto"/>
      </w:divBdr>
    </w:div>
    <w:div w:id="916287813">
      <w:bodyDiv w:val="1"/>
      <w:marLeft w:val="0"/>
      <w:marRight w:val="0"/>
      <w:marTop w:val="0"/>
      <w:marBottom w:val="0"/>
      <w:divBdr>
        <w:top w:val="none" w:sz="0" w:space="0" w:color="auto"/>
        <w:left w:val="none" w:sz="0" w:space="0" w:color="auto"/>
        <w:bottom w:val="none" w:sz="0" w:space="0" w:color="auto"/>
        <w:right w:val="none" w:sz="0" w:space="0" w:color="auto"/>
      </w:divBdr>
    </w:div>
    <w:div w:id="917136376">
      <w:bodyDiv w:val="1"/>
      <w:marLeft w:val="0"/>
      <w:marRight w:val="0"/>
      <w:marTop w:val="0"/>
      <w:marBottom w:val="0"/>
      <w:divBdr>
        <w:top w:val="none" w:sz="0" w:space="0" w:color="auto"/>
        <w:left w:val="none" w:sz="0" w:space="0" w:color="auto"/>
        <w:bottom w:val="none" w:sz="0" w:space="0" w:color="auto"/>
        <w:right w:val="none" w:sz="0" w:space="0" w:color="auto"/>
      </w:divBdr>
    </w:div>
    <w:div w:id="918829305">
      <w:bodyDiv w:val="1"/>
      <w:marLeft w:val="0"/>
      <w:marRight w:val="0"/>
      <w:marTop w:val="0"/>
      <w:marBottom w:val="0"/>
      <w:divBdr>
        <w:top w:val="none" w:sz="0" w:space="0" w:color="auto"/>
        <w:left w:val="none" w:sz="0" w:space="0" w:color="auto"/>
        <w:bottom w:val="none" w:sz="0" w:space="0" w:color="auto"/>
        <w:right w:val="none" w:sz="0" w:space="0" w:color="auto"/>
      </w:divBdr>
    </w:div>
    <w:div w:id="920528873">
      <w:bodyDiv w:val="1"/>
      <w:marLeft w:val="0"/>
      <w:marRight w:val="0"/>
      <w:marTop w:val="0"/>
      <w:marBottom w:val="0"/>
      <w:divBdr>
        <w:top w:val="none" w:sz="0" w:space="0" w:color="auto"/>
        <w:left w:val="none" w:sz="0" w:space="0" w:color="auto"/>
        <w:bottom w:val="none" w:sz="0" w:space="0" w:color="auto"/>
        <w:right w:val="none" w:sz="0" w:space="0" w:color="auto"/>
      </w:divBdr>
    </w:div>
    <w:div w:id="923107207">
      <w:bodyDiv w:val="1"/>
      <w:marLeft w:val="0"/>
      <w:marRight w:val="0"/>
      <w:marTop w:val="0"/>
      <w:marBottom w:val="0"/>
      <w:divBdr>
        <w:top w:val="none" w:sz="0" w:space="0" w:color="auto"/>
        <w:left w:val="none" w:sz="0" w:space="0" w:color="auto"/>
        <w:bottom w:val="none" w:sz="0" w:space="0" w:color="auto"/>
        <w:right w:val="none" w:sz="0" w:space="0" w:color="auto"/>
      </w:divBdr>
    </w:div>
    <w:div w:id="925919787">
      <w:bodyDiv w:val="1"/>
      <w:marLeft w:val="0"/>
      <w:marRight w:val="0"/>
      <w:marTop w:val="0"/>
      <w:marBottom w:val="0"/>
      <w:divBdr>
        <w:top w:val="none" w:sz="0" w:space="0" w:color="auto"/>
        <w:left w:val="none" w:sz="0" w:space="0" w:color="auto"/>
        <w:bottom w:val="none" w:sz="0" w:space="0" w:color="auto"/>
        <w:right w:val="none" w:sz="0" w:space="0" w:color="auto"/>
      </w:divBdr>
    </w:div>
    <w:div w:id="936331665">
      <w:bodyDiv w:val="1"/>
      <w:marLeft w:val="0"/>
      <w:marRight w:val="0"/>
      <w:marTop w:val="0"/>
      <w:marBottom w:val="0"/>
      <w:divBdr>
        <w:top w:val="none" w:sz="0" w:space="0" w:color="auto"/>
        <w:left w:val="none" w:sz="0" w:space="0" w:color="auto"/>
        <w:bottom w:val="none" w:sz="0" w:space="0" w:color="auto"/>
        <w:right w:val="none" w:sz="0" w:space="0" w:color="auto"/>
      </w:divBdr>
    </w:div>
    <w:div w:id="946233814">
      <w:bodyDiv w:val="1"/>
      <w:marLeft w:val="0"/>
      <w:marRight w:val="0"/>
      <w:marTop w:val="0"/>
      <w:marBottom w:val="0"/>
      <w:divBdr>
        <w:top w:val="none" w:sz="0" w:space="0" w:color="auto"/>
        <w:left w:val="none" w:sz="0" w:space="0" w:color="auto"/>
        <w:bottom w:val="none" w:sz="0" w:space="0" w:color="auto"/>
        <w:right w:val="none" w:sz="0" w:space="0" w:color="auto"/>
      </w:divBdr>
    </w:div>
    <w:div w:id="950287561">
      <w:bodyDiv w:val="1"/>
      <w:marLeft w:val="0"/>
      <w:marRight w:val="0"/>
      <w:marTop w:val="0"/>
      <w:marBottom w:val="0"/>
      <w:divBdr>
        <w:top w:val="none" w:sz="0" w:space="0" w:color="auto"/>
        <w:left w:val="none" w:sz="0" w:space="0" w:color="auto"/>
        <w:bottom w:val="none" w:sz="0" w:space="0" w:color="auto"/>
        <w:right w:val="none" w:sz="0" w:space="0" w:color="auto"/>
      </w:divBdr>
    </w:div>
    <w:div w:id="951012920">
      <w:bodyDiv w:val="1"/>
      <w:marLeft w:val="0"/>
      <w:marRight w:val="0"/>
      <w:marTop w:val="0"/>
      <w:marBottom w:val="0"/>
      <w:divBdr>
        <w:top w:val="none" w:sz="0" w:space="0" w:color="auto"/>
        <w:left w:val="none" w:sz="0" w:space="0" w:color="auto"/>
        <w:bottom w:val="none" w:sz="0" w:space="0" w:color="auto"/>
        <w:right w:val="none" w:sz="0" w:space="0" w:color="auto"/>
      </w:divBdr>
    </w:div>
    <w:div w:id="970742280">
      <w:bodyDiv w:val="1"/>
      <w:marLeft w:val="0"/>
      <w:marRight w:val="0"/>
      <w:marTop w:val="0"/>
      <w:marBottom w:val="0"/>
      <w:divBdr>
        <w:top w:val="none" w:sz="0" w:space="0" w:color="auto"/>
        <w:left w:val="none" w:sz="0" w:space="0" w:color="auto"/>
        <w:bottom w:val="none" w:sz="0" w:space="0" w:color="auto"/>
        <w:right w:val="none" w:sz="0" w:space="0" w:color="auto"/>
      </w:divBdr>
    </w:div>
    <w:div w:id="974483368">
      <w:bodyDiv w:val="1"/>
      <w:marLeft w:val="0"/>
      <w:marRight w:val="0"/>
      <w:marTop w:val="0"/>
      <w:marBottom w:val="0"/>
      <w:divBdr>
        <w:top w:val="none" w:sz="0" w:space="0" w:color="auto"/>
        <w:left w:val="none" w:sz="0" w:space="0" w:color="auto"/>
        <w:bottom w:val="none" w:sz="0" w:space="0" w:color="auto"/>
        <w:right w:val="none" w:sz="0" w:space="0" w:color="auto"/>
      </w:divBdr>
    </w:div>
    <w:div w:id="975648552">
      <w:bodyDiv w:val="1"/>
      <w:marLeft w:val="0"/>
      <w:marRight w:val="0"/>
      <w:marTop w:val="0"/>
      <w:marBottom w:val="0"/>
      <w:divBdr>
        <w:top w:val="none" w:sz="0" w:space="0" w:color="auto"/>
        <w:left w:val="none" w:sz="0" w:space="0" w:color="auto"/>
        <w:bottom w:val="none" w:sz="0" w:space="0" w:color="auto"/>
        <w:right w:val="none" w:sz="0" w:space="0" w:color="auto"/>
      </w:divBdr>
    </w:div>
    <w:div w:id="976841782">
      <w:bodyDiv w:val="1"/>
      <w:marLeft w:val="0"/>
      <w:marRight w:val="0"/>
      <w:marTop w:val="0"/>
      <w:marBottom w:val="0"/>
      <w:divBdr>
        <w:top w:val="none" w:sz="0" w:space="0" w:color="auto"/>
        <w:left w:val="none" w:sz="0" w:space="0" w:color="auto"/>
        <w:bottom w:val="none" w:sz="0" w:space="0" w:color="auto"/>
        <w:right w:val="none" w:sz="0" w:space="0" w:color="auto"/>
      </w:divBdr>
    </w:div>
    <w:div w:id="977107038">
      <w:bodyDiv w:val="1"/>
      <w:marLeft w:val="0"/>
      <w:marRight w:val="0"/>
      <w:marTop w:val="0"/>
      <w:marBottom w:val="0"/>
      <w:divBdr>
        <w:top w:val="none" w:sz="0" w:space="0" w:color="auto"/>
        <w:left w:val="none" w:sz="0" w:space="0" w:color="auto"/>
        <w:bottom w:val="none" w:sz="0" w:space="0" w:color="auto"/>
        <w:right w:val="none" w:sz="0" w:space="0" w:color="auto"/>
      </w:divBdr>
    </w:div>
    <w:div w:id="982540266">
      <w:bodyDiv w:val="1"/>
      <w:marLeft w:val="0"/>
      <w:marRight w:val="0"/>
      <w:marTop w:val="0"/>
      <w:marBottom w:val="0"/>
      <w:divBdr>
        <w:top w:val="none" w:sz="0" w:space="0" w:color="auto"/>
        <w:left w:val="none" w:sz="0" w:space="0" w:color="auto"/>
        <w:bottom w:val="none" w:sz="0" w:space="0" w:color="auto"/>
        <w:right w:val="none" w:sz="0" w:space="0" w:color="auto"/>
      </w:divBdr>
    </w:div>
    <w:div w:id="984117921">
      <w:bodyDiv w:val="1"/>
      <w:marLeft w:val="0"/>
      <w:marRight w:val="0"/>
      <w:marTop w:val="0"/>
      <w:marBottom w:val="0"/>
      <w:divBdr>
        <w:top w:val="none" w:sz="0" w:space="0" w:color="auto"/>
        <w:left w:val="none" w:sz="0" w:space="0" w:color="auto"/>
        <w:bottom w:val="none" w:sz="0" w:space="0" w:color="auto"/>
        <w:right w:val="none" w:sz="0" w:space="0" w:color="auto"/>
      </w:divBdr>
    </w:div>
    <w:div w:id="985354514">
      <w:bodyDiv w:val="1"/>
      <w:marLeft w:val="0"/>
      <w:marRight w:val="0"/>
      <w:marTop w:val="0"/>
      <w:marBottom w:val="0"/>
      <w:divBdr>
        <w:top w:val="none" w:sz="0" w:space="0" w:color="auto"/>
        <w:left w:val="none" w:sz="0" w:space="0" w:color="auto"/>
        <w:bottom w:val="none" w:sz="0" w:space="0" w:color="auto"/>
        <w:right w:val="none" w:sz="0" w:space="0" w:color="auto"/>
      </w:divBdr>
    </w:div>
    <w:div w:id="987855823">
      <w:bodyDiv w:val="1"/>
      <w:marLeft w:val="0"/>
      <w:marRight w:val="0"/>
      <w:marTop w:val="0"/>
      <w:marBottom w:val="0"/>
      <w:divBdr>
        <w:top w:val="none" w:sz="0" w:space="0" w:color="auto"/>
        <w:left w:val="none" w:sz="0" w:space="0" w:color="auto"/>
        <w:bottom w:val="none" w:sz="0" w:space="0" w:color="auto"/>
        <w:right w:val="none" w:sz="0" w:space="0" w:color="auto"/>
      </w:divBdr>
    </w:div>
    <w:div w:id="993334168">
      <w:bodyDiv w:val="1"/>
      <w:marLeft w:val="0"/>
      <w:marRight w:val="0"/>
      <w:marTop w:val="0"/>
      <w:marBottom w:val="0"/>
      <w:divBdr>
        <w:top w:val="none" w:sz="0" w:space="0" w:color="auto"/>
        <w:left w:val="none" w:sz="0" w:space="0" w:color="auto"/>
        <w:bottom w:val="none" w:sz="0" w:space="0" w:color="auto"/>
        <w:right w:val="none" w:sz="0" w:space="0" w:color="auto"/>
      </w:divBdr>
    </w:div>
    <w:div w:id="995259779">
      <w:bodyDiv w:val="1"/>
      <w:marLeft w:val="0"/>
      <w:marRight w:val="0"/>
      <w:marTop w:val="0"/>
      <w:marBottom w:val="0"/>
      <w:divBdr>
        <w:top w:val="none" w:sz="0" w:space="0" w:color="auto"/>
        <w:left w:val="none" w:sz="0" w:space="0" w:color="auto"/>
        <w:bottom w:val="none" w:sz="0" w:space="0" w:color="auto"/>
        <w:right w:val="none" w:sz="0" w:space="0" w:color="auto"/>
      </w:divBdr>
    </w:div>
    <w:div w:id="1002851946">
      <w:bodyDiv w:val="1"/>
      <w:marLeft w:val="0"/>
      <w:marRight w:val="0"/>
      <w:marTop w:val="0"/>
      <w:marBottom w:val="0"/>
      <w:divBdr>
        <w:top w:val="none" w:sz="0" w:space="0" w:color="auto"/>
        <w:left w:val="none" w:sz="0" w:space="0" w:color="auto"/>
        <w:bottom w:val="none" w:sz="0" w:space="0" w:color="auto"/>
        <w:right w:val="none" w:sz="0" w:space="0" w:color="auto"/>
      </w:divBdr>
    </w:div>
    <w:div w:id="1011566254">
      <w:bodyDiv w:val="1"/>
      <w:marLeft w:val="0"/>
      <w:marRight w:val="0"/>
      <w:marTop w:val="0"/>
      <w:marBottom w:val="0"/>
      <w:divBdr>
        <w:top w:val="none" w:sz="0" w:space="0" w:color="auto"/>
        <w:left w:val="none" w:sz="0" w:space="0" w:color="auto"/>
        <w:bottom w:val="none" w:sz="0" w:space="0" w:color="auto"/>
        <w:right w:val="none" w:sz="0" w:space="0" w:color="auto"/>
      </w:divBdr>
    </w:div>
    <w:div w:id="1017150809">
      <w:bodyDiv w:val="1"/>
      <w:marLeft w:val="0"/>
      <w:marRight w:val="0"/>
      <w:marTop w:val="0"/>
      <w:marBottom w:val="0"/>
      <w:divBdr>
        <w:top w:val="none" w:sz="0" w:space="0" w:color="auto"/>
        <w:left w:val="none" w:sz="0" w:space="0" w:color="auto"/>
        <w:bottom w:val="none" w:sz="0" w:space="0" w:color="auto"/>
        <w:right w:val="none" w:sz="0" w:space="0" w:color="auto"/>
      </w:divBdr>
    </w:div>
    <w:div w:id="1018967398">
      <w:bodyDiv w:val="1"/>
      <w:marLeft w:val="0"/>
      <w:marRight w:val="0"/>
      <w:marTop w:val="0"/>
      <w:marBottom w:val="0"/>
      <w:divBdr>
        <w:top w:val="none" w:sz="0" w:space="0" w:color="auto"/>
        <w:left w:val="none" w:sz="0" w:space="0" w:color="auto"/>
        <w:bottom w:val="none" w:sz="0" w:space="0" w:color="auto"/>
        <w:right w:val="none" w:sz="0" w:space="0" w:color="auto"/>
      </w:divBdr>
    </w:div>
    <w:div w:id="1019964260">
      <w:bodyDiv w:val="1"/>
      <w:marLeft w:val="0"/>
      <w:marRight w:val="0"/>
      <w:marTop w:val="0"/>
      <w:marBottom w:val="0"/>
      <w:divBdr>
        <w:top w:val="none" w:sz="0" w:space="0" w:color="auto"/>
        <w:left w:val="none" w:sz="0" w:space="0" w:color="auto"/>
        <w:bottom w:val="none" w:sz="0" w:space="0" w:color="auto"/>
        <w:right w:val="none" w:sz="0" w:space="0" w:color="auto"/>
      </w:divBdr>
    </w:div>
    <w:div w:id="1020395930">
      <w:bodyDiv w:val="1"/>
      <w:marLeft w:val="0"/>
      <w:marRight w:val="0"/>
      <w:marTop w:val="0"/>
      <w:marBottom w:val="0"/>
      <w:divBdr>
        <w:top w:val="none" w:sz="0" w:space="0" w:color="auto"/>
        <w:left w:val="none" w:sz="0" w:space="0" w:color="auto"/>
        <w:bottom w:val="none" w:sz="0" w:space="0" w:color="auto"/>
        <w:right w:val="none" w:sz="0" w:space="0" w:color="auto"/>
      </w:divBdr>
    </w:div>
    <w:div w:id="1021711093">
      <w:bodyDiv w:val="1"/>
      <w:marLeft w:val="0"/>
      <w:marRight w:val="0"/>
      <w:marTop w:val="0"/>
      <w:marBottom w:val="0"/>
      <w:divBdr>
        <w:top w:val="none" w:sz="0" w:space="0" w:color="auto"/>
        <w:left w:val="none" w:sz="0" w:space="0" w:color="auto"/>
        <w:bottom w:val="none" w:sz="0" w:space="0" w:color="auto"/>
        <w:right w:val="none" w:sz="0" w:space="0" w:color="auto"/>
      </w:divBdr>
    </w:div>
    <w:div w:id="1022898080">
      <w:bodyDiv w:val="1"/>
      <w:marLeft w:val="0"/>
      <w:marRight w:val="0"/>
      <w:marTop w:val="0"/>
      <w:marBottom w:val="0"/>
      <w:divBdr>
        <w:top w:val="none" w:sz="0" w:space="0" w:color="auto"/>
        <w:left w:val="none" w:sz="0" w:space="0" w:color="auto"/>
        <w:bottom w:val="none" w:sz="0" w:space="0" w:color="auto"/>
        <w:right w:val="none" w:sz="0" w:space="0" w:color="auto"/>
      </w:divBdr>
    </w:div>
    <w:div w:id="1031497422">
      <w:bodyDiv w:val="1"/>
      <w:marLeft w:val="0"/>
      <w:marRight w:val="0"/>
      <w:marTop w:val="0"/>
      <w:marBottom w:val="0"/>
      <w:divBdr>
        <w:top w:val="none" w:sz="0" w:space="0" w:color="auto"/>
        <w:left w:val="none" w:sz="0" w:space="0" w:color="auto"/>
        <w:bottom w:val="none" w:sz="0" w:space="0" w:color="auto"/>
        <w:right w:val="none" w:sz="0" w:space="0" w:color="auto"/>
      </w:divBdr>
    </w:div>
    <w:div w:id="1032262209">
      <w:bodyDiv w:val="1"/>
      <w:marLeft w:val="0"/>
      <w:marRight w:val="0"/>
      <w:marTop w:val="0"/>
      <w:marBottom w:val="0"/>
      <w:divBdr>
        <w:top w:val="none" w:sz="0" w:space="0" w:color="auto"/>
        <w:left w:val="none" w:sz="0" w:space="0" w:color="auto"/>
        <w:bottom w:val="none" w:sz="0" w:space="0" w:color="auto"/>
        <w:right w:val="none" w:sz="0" w:space="0" w:color="auto"/>
      </w:divBdr>
    </w:div>
    <w:div w:id="1044326006">
      <w:bodyDiv w:val="1"/>
      <w:marLeft w:val="0"/>
      <w:marRight w:val="0"/>
      <w:marTop w:val="0"/>
      <w:marBottom w:val="0"/>
      <w:divBdr>
        <w:top w:val="none" w:sz="0" w:space="0" w:color="auto"/>
        <w:left w:val="none" w:sz="0" w:space="0" w:color="auto"/>
        <w:bottom w:val="none" w:sz="0" w:space="0" w:color="auto"/>
        <w:right w:val="none" w:sz="0" w:space="0" w:color="auto"/>
      </w:divBdr>
    </w:div>
    <w:div w:id="1045911312">
      <w:bodyDiv w:val="1"/>
      <w:marLeft w:val="0"/>
      <w:marRight w:val="0"/>
      <w:marTop w:val="0"/>
      <w:marBottom w:val="0"/>
      <w:divBdr>
        <w:top w:val="none" w:sz="0" w:space="0" w:color="auto"/>
        <w:left w:val="none" w:sz="0" w:space="0" w:color="auto"/>
        <w:bottom w:val="none" w:sz="0" w:space="0" w:color="auto"/>
        <w:right w:val="none" w:sz="0" w:space="0" w:color="auto"/>
      </w:divBdr>
    </w:div>
    <w:div w:id="1048139523">
      <w:bodyDiv w:val="1"/>
      <w:marLeft w:val="0"/>
      <w:marRight w:val="0"/>
      <w:marTop w:val="0"/>
      <w:marBottom w:val="0"/>
      <w:divBdr>
        <w:top w:val="none" w:sz="0" w:space="0" w:color="auto"/>
        <w:left w:val="none" w:sz="0" w:space="0" w:color="auto"/>
        <w:bottom w:val="none" w:sz="0" w:space="0" w:color="auto"/>
        <w:right w:val="none" w:sz="0" w:space="0" w:color="auto"/>
      </w:divBdr>
    </w:div>
    <w:div w:id="1060833208">
      <w:bodyDiv w:val="1"/>
      <w:marLeft w:val="0"/>
      <w:marRight w:val="0"/>
      <w:marTop w:val="0"/>
      <w:marBottom w:val="0"/>
      <w:divBdr>
        <w:top w:val="none" w:sz="0" w:space="0" w:color="auto"/>
        <w:left w:val="none" w:sz="0" w:space="0" w:color="auto"/>
        <w:bottom w:val="none" w:sz="0" w:space="0" w:color="auto"/>
        <w:right w:val="none" w:sz="0" w:space="0" w:color="auto"/>
      </w:divBdr>
    </w:div>
    <w:div w:id="1064179411">
      <w:bodyDiv w:val="1"/>
      <w:marLeft w:val="0"/>
      <w:marRight w:val="0"/>
      <w:marTop w:val="0"/>
      <w:marBottom w:val="0"/>
      <w:divBdr>
        <w:top w:val="none" w:sz="0" w:space="0" w:color="auto"/>
        <w:left w:val="none" w:sz="0" w:space="0" w:color="auto"/>
        <w:bottom w:val="none" w:sz="0" w:space="0" w:color="auto"/>
        <w:right w:val="none" w:sz="0" w:space="0" w:color="auto"/>
      </w:divBdr>
    </w:div>
    <w:div w:id="1069494518">
      <w:bodyDiv w:val="1"/>
      <w:marLeft w:val="0"/>
      <w:marRight w:val="0"/>
      <w:marTop w:val="0"/>
      <w:marBottom w:val="0"/>
      <w:divBdr>
        <w:top w:val="none" w:sz="0" w:space="0" w:color="auto"/>
        <w:left w:val="none" w:sz="0" w:space="0" w:color="auto"/>
        <w:bottom w:val="none" w:sz="0" w:space="0" w:color="auto"/>
        <w:right w:val="none" w:sz="0" w:space="0" w:color="auto"/>
      </w:divBdr>
    </w:div>
    <w:div w:id="1074232827">
      <w:bodyDiv w:val="1"/>
      <w:marLeft w:val="0"/>
      <w:marRight w:val="0"/>
      <w:marTop w:val="0"/>
      <w:marBottom w:val="0"/>
      <w:divBdr>
        <w:top w:val="none" w:sz="0" w:space="0" w:color="auto"/>
        <w:left w:val="none" w:sz="0" w:space="0" w:color="auto"/>
        <w:bottom w:val="none" w:sz="0" w:space="0" w:color="auto"/>
        <w:right w:val="none" w:sz="0" w:space="0" w:color="auto"/>
      </w:divBdr>
    </w:div>
    <w:div w:id="1081105027">
      <w:bodyDiv w:val="1"/>
      <w:marLeft w:val="0"/>
      <w:marRight w:val="0"/>
      <w:marTop w:val="0"/>
      <w:marBottom w:val="0"/>
      <w:divBdr>
        <w:top w:val="none" w:sz="0" w:space="0" w:color="auto"/>
        <w:left w:val="none" w:sz="0" w:space="0" w:color="auto"/>
        <w:bottom w:val="none" w:sz="0" w:space="0" w:color="auto"/>
        <w:right w:val="none" w:sz="0" w:space="0" w:color="auto"/>
      </w:divBdr>
    </w:div>
    <w:div w:id="1081409760">
      <w:bodyDiv w:val="1"/>
      <w:marLeft w:val="0"/>
      <w:marRight w:val="0"/>
      <w:marTop w:val="0"/>
      <w:marBottom w:val="0"/>
      <w:divBdr>
        <w:top w:val="none" w:sz="0" w:space="0" w:color="auto"/>
        <w:left w:val="none" w:sz="0" w:space="0" w:color="auto"/>
        <w:bottom w:val="none" w:sz="0" w:space="0" w:color="auto"/>
        <w:right w:val="none" w:sz="0" w:space="0" w:color="auto"/>
      </w:divBdr>
    </w:div>
    <w:div w:id="1082874962">
      <w:bodyDiv w:val="1"/>
      <w:marLeft w:val="0"/>
      <w:marRight w:val="0"/>
      <w:marTop w:val="0"/>
      <w:marBottom w:val="0"/>
      <w:divBdr>
        <w:top w:val="none" w:sz="0" w:space="0" w:color="auto"/>
        <w:left w:val="none" w:sz="0" w:space="0" w:color="auto"/>
        <w:bottom w:val="none" w:sz="0" w:space="0" w:color="auto"/>
        <w:right w:val="none" w:sz="0" w:space="0" w:color="auto"/>
      </w:divBdr>
    </w:div>
    <w:div w:id="1083068741">
      <w:bodyDiv w:val="1"/>
      <w:marLeft w:val="0"/>
      <w:marRight w:val="0"/>
      <w:marTop w:val="0"/>
      <w:marBottom w:val="0"/>
      <w:divBdr>
        <w:top w:val="none" w:sz="0" w:space="0" w:color="auto"/>
        <w:left w:val="none" w:sz="0" w:space="0" w:color="auto"/>
        <w:bottom w:val="none" w:sz="0" w:space="0" w:color="auto"/>
        <w:right w:val="none" w:sz="0" w:space="0" w:color="auto"/>
      </w:divBdr>
    </w:div>
    <w:div w:id="1090202529">
      <w:bodyDiv w:val="1"/>
      <w:marLeft w:val="0"/>
      <w:marRight w:val="0"/>
      <w:marTop w:val="0"/>
      <w:marBottom w:val="0"/>
      <w:divBdr>
        <w:top w:val="none" w:sz="0" w:space="0" w:color="auto"/>
        <w:left w:val="none" w:sz="0" w:space="0" w:color="auto"/>
        <w:bottom w:val="none" w:sz="0" w:space="0" w:color="auto"/>
        <w:right w:val="none" w:sz="0" w:space="0" w:color="auto"/>
      </w:divBdr>
    </w:div>
    <w:div w:id="1090543048">
      <w:bodyDiv w:val="1"/>
      <w:marLeft w:val="0"/>
      <w:marRight w:val="0"/>
      <w:marTop w:val="0"/>
      <w:marBottom w:val="0"/>
      <w:divBdr>
        <w:top w:val="none" w:sz="0" w:space="0" w:color="auto"/>
        <w:left w:val="none" w:sz="0" w:space="0" w:color="auto"/>
        <w:bottom w:val="none" w:sz="0" w:space="0" w:color="auto"/>
        <w:right w:val="none" w:sz="0" w:space="0" w:color="auto"/>
      </w:divBdr>
    </w:div>
    <w:div w:id="1090850602">
      <w:bodyDiv w:val="1"/>
      <w:marLeft w:val="0"/>
      <w:marRight w:val="0"/>
      <w:marTop w:val="0"/>
      <w:marBottom w:val="0"/>
      <w:divBdr>
        <w:top w:val="none" w:sz="0" w:space="0" w:color="auto"/>
        <w:left w:val="none" w:sz="0" w:space="0" w:color="auto"/>
        <w:bottom w:val="none" w:sz="0" w:space="0" w:color="auto"/>
        <w:right w:val="none" w:sz="0" w:space="0" w:color="auto"/>
      </w:divBdr>
    </w:div>
    <w:div w:id="1091850282">
      <w:bodyDiv w:val="1"/>
      <w:marLeft w:val="0"/>
      <w:marRight w:val="0"/>
      <w:marTop w:val="0"/>
      <w:marBottom w:val="0"/>
      <w:divBdr>
        <w:top w:val="none" w:sz="0" w:space="0" w:color="auto"/>
        <w:left w:val="none" w:sz="0" w:space="0" w:color="auto"/>
        <w:bottom w:val="none" w:sz="0" w:space="0" w:color="auto"/>
        <w:right w:val="none" w:sz="0" w:space="0" w:color="auto"/>
      </w:divBdr>
    </w:div>
    <w:div w:id="1095856694">
      <w:bodyDiv w:val="1"/>
      <w:marLeft w:val="0"/>
      <w:marRight w:val="0"/>
      <w:marTop w:val="0"/>
      <w:marBottom w:val="0"/>
      <w:divBdr>
        <w:top w:val="none" w:sz="0" w:space="0" w:color="auto"/>
        <w:left w:val="none" w:sz="0" w:space="0" w:color="auto"/>
        <w:bottom w:val="none" w:sz="0" w:space="0" w:color="auto"/>
        <w:right w:val="none" w:sz="0" w:space="0" w:color="auto"/>
      </w:divBdr>
    </w:div>
    <w:div w:id="1100301315">
      <w:bodyDiv w:val="1"/>
      <w:marLeft w:val="0"/>
      <w:marRight w:val="0"/>
      <w:marTop w:val="0"/>
      <w:marBottom w:val="0"/>
      <w:divBdr>
        <w:top w:val="none" w:sz="0" w:space="0" w:color="auto"/>
        <w:left w:val="none" w:sz="0" w:space="0" w:color="auto"/>
        <w:bottom w:val="none" w:sz="0" w:space="0" w:color="auto"/>
        <w:right w:val="none" w:sz="0" w:space="0" w:color="auto"/>
      </w:divBdr>
    </w:div>
    <w:div w:id="1109861642">
      <w:bodyDiv w:val="1"/>
      <w:marLeft w:val="0"/>
      <w:marRight w:val="0"/>
      <w:marTop w:val="0"/>
      <w:marBottom w:val="0"/>
      <w:divBdr>
        <w:top w:val="none" w:sz="0" w:space="0" w:color="auto"/>
        <w:left w:val="none" w:sz="0" w:space="0" w:color="auto"/>
        <w:bottom w:val="none" w:sz="0" w:space="0" w:color="auto"/>
        <w:right w:val="none" w:sz="0" w:space="0" w:color="auto"/>
      </w:divBdr>
    </w:div>
    <w:div w:id="1110927186">
      <w:bodyDiv w:val="1"/>
      <w:marLeft w:val="0"/>
      <w:marRight w:val="0"/>
      <w:marTop w:val="0"/>
      <w:marBottom w:val="0"/>
      <w:divBdr>
        <w:top w:val="none" w:sz="0" w:space="0" w:color="auto"/>
        <w:left w:val="none" w:sz="0" w:space="0" w:color="auto"/>
        <w:bottom w:val="none" w:sz="0" w:space="0" w:color="auto"/>
        <w:right w:val="none" w:sz="0" w:space="0" w:color="auto"/>
      </w:divBdr>
    </w:div>
    <w:div w:id="1115560768">
      <w:bodyDiv w:val="1"/>
      <w:marLeft w:val="0"/>
      <w:marRight w:val="0"/>
      <w:marTop w:val="0"/>
      <w:marBottom w:val="0"/>
      <w:divBdr>
        <w:top w:val="none" w:sz="0" w:space="0" w:color="auto"/>
        <w:left w:val="none" w:sz="0" w:space="0" w:color="auto"/>
        <w:bottom w:val="none" w:sz="0" w:space="0" w:color="auto"/>
        <w:right w:val="none" w:sz="0" w:space="0" w:color="auto"/>
      </w:divBdr>
    </w:div>
    <w:div w:id="1116220127">
      <w:bodyDiv w:val="1"/>
      <w:marLeft w:val="0"/>
      <w:marRight w:val="0"/>
      <w:marTop w:val="0"/>
      <w:marBottom w:val="0"/>
      <w:divBdr>
        <w:top w:val="none" w:sz="0" w:space="0" w:color="auto"/>
        <w:left w:val="none" w:sz="0" w:space="0" w:color="auto"/>
        <w:bottom w:val="none" w:sz="0" w:space="0" w:color="auto"/>
        <w:right w:val="none" w:sz="0" w:space="0" w:color="auto"/>
      </w:divBdr>
    </w:div>
    <w:div w:id="1117140429">
      <w:bodyDiv w:val="1"/>
      <w:marLeft w:val="0"/>
      <w:marRight w:val="0"/>
      <w:marTop w:val="0"/>
      <w:marBottom w:val="0"/>
      <w:divBdr>
        <w:top w:val="none" w:sz="0" w:space="0" w:color="auto"/>
        <w:left w:val="none" w:sz="0" w:space="0" w:color="auto"/>
        <w:bottom w:val="none" w:sz="0" w:space="0" w:color="auto"/>
        <w:right w:val="none" w:sz="0" w:space="0" w:color="auto"/>
      </w:divBdr>
    </w:div>
    <w:div w:id="1117218037">
      <w:bodyDiv w:val="1"/>
      <w:marLeft w:val="0"/>
      <w:marRight w:val="0"/>
      <w:marTop w:val="0"/>
      <w:marBottom w:val="0"/>
      <w:divBdr>
        <w:top w:val="none" w:sz="0" w:space="0" w:color="auto"/>
        <w:left w:val="none" w:sz="0" w:space="0" w:color="auto"/>
        <w:bottom w:val="none" w:sz="0" w:space="0" w:color="auto"/>
        <w:right w:val="none" w:sz="0" w:space="0" w:color="auto"/>
      </w:divBdr>
    </w:div>
    <w:div w:id="1117531953">
      <w:bodyDiv w:val="1"/>
      <w:marLeft w:val="0"/>
      <w:marRight w:val="0"/>
      <w:marTop w:val="0"/>
      <w:marBottom w:val="0"/>
      <w:divBdr>
        <w:top w:val="none" w:sz="0" w:space="0" w:color="auto"/>
        <w:left w:val="none" w:sz="0" w:space="0" w:color="auto"/>
        <w:bottom w:val="none" w:sz="0" w:space="0" w:color="auto"/>
        <w:right w:val="none" w:sz="0" w:space="0" w:color="auto"/>
      </w:divBdr>
    </w:div>
    <w:div w:id="1123622301">
      <w:bodyDiv w:val="1"/>
      <w:marLeft w:val="0"/>
      <w:marRight w:val="0"/>
      <w:marTop w:val="0"/>
      <w:marBottom w:val="0"/>
      <w:divBdr>
        <w:top w:val="none" w:sz="0" w:space="0" w:color="auto"/>
        <w:left w:val="none" w:sz="0" w:space="0" w:color="auto"/>
        <w:bottom w:val="none" w:sz="0" w:space="0" w:color="auto"/>
        <w:right w:val="none" w:sz="0" w:space="0" w:color="auto"/>
      </w:divBdr>
    </w:div>
    <w:div w:id="1126967473">
      <w:bodyDiv w:val="1"/>
      <w:marLeft w:val="0"/>
      <w:marRight w:val="0"/>
      <w:marTop w:val="0"/>
      <w:marBottom w:val="0"/>
      <w:divBdr>
        <w:top w:val="none" w:sz="0" w:space="0" w:color="auto"/>
        <w:left w:val="none" w:sz="0" w:space="0" w:color="auto"/>
        <w:bottom w:val="none" w:sz="0" w:space="0" w:color="auto"/>
        <w:right w:val="none" w:sz="0" w:space="0" w:color="auto"/>
      </w:divBdr>
    </w:div>
    <w:div w:id="1133862541">
      <w:bodyDiv w:val="1"/>
      <w:marLeft w:val="0"/>
      <w:marRight w:val="0"/>
      <w:marTop w:val="0"/>
      <w:marBottom w:val="0"/>
      <w:divBdr>
        <w:top w:val="none" w:sz="0" w:space="0" w:color="auto"/>
        <w:left w:val="none" w:sz="0" w:space="0" w:color="auto"/>
        <w:bottom w:val="none" w:sz="0" w:space="0" w:color="auto"/>
        <w:right w:val="none" w:sz="0" w:space="0" w:color="auto"/>
      </w:divBdr>
    </w:div>
    <w:div w:id="1134298564">
      <w:bodyDiv w:val="1"/>
      <w:marLeft w:val="0"/>
      <w:marRight w:val="0"/>
      <w:marTop w:val="0"/>
      <w:marBottom w:val="0"/>
      <w:divBdr>
        <w:top w:val="none" w:sz="0" w:space="0" w:color="auto"/>
        <w:left w:val="none" w:sz="0" w:space="0" w:color="auto"/>
        <w:bottom w:val="none" w:sz="0" w:space="0" w:color="auto"/>
        <w:right w:val="none" w:sz="0" w:space="0" w:color="auto"/>
      </w:divBdr>
    </w:div>
    <w:div w:id="1134563123">
      <w:bodyDiv w:val="1"/>
      <w:marLeft w:val="0"/>
      <w:marRight w:val="0"/>
      <w:marTop w:val="0"/>
      <w:marBottom w:val="0"/>
      <w:divBdr>
        <w:top w:val="none" w:sz="0" w:space="0" w:color="auto"/>
        <w:left w:val="none" w:sz="0" w:space="0" w:color="auto"/>
        <w:bottom w:val="none" w:sz="0" w:space="0" w:color="auto"/>
        <w:right w:val="none" w:sz="0" w:space="0" w:color="auto"/>
      </w:divBdr>
    </w:div>
    <w:div w:id="1134712037">
      <w:bodyDiv w:val="1"/>
      <w:marLeft w:val="0"/>
      <w:marRight w:val="0"/>
      <w:marTop w:val="0"/>
      <w:marBottom w:val="0"/>
      <w:divBdr>
        <w:top w:val="none" w:sz="0" w:space="0" w:color="auto"/>
        <w:left w:val="none" w:sz="0" w:space="0" w:color="auto"/>
        <w:bottom w:val="none" w:sz="0" w:space="0" w:color="auto"/>
        <w:right w:val="none" w:sz="0" w:space="0" w:color="auto"/>
      </w:divBdr>
    </w:div>
    <w:div w:id="1146120933">
      <w:bodyDiv w:val="1"/>
      <w:marLeft w:val="0"/>
      <w:marRight w:val="0"/>
      <w:marTop w:val="0"/>
      <w:marBottom w:val="0"/>
      <w:divBdr>
        <w:top w:val="none" w:sz="0" w:space="0" w:color="auto"/>
        <w:left w:val="none" w:sz="0" w:space="0" w:color="auto"/>
        <w:bottom w:val="none" w:sz="0" w:space="0" w:color="auto"/>
        <w:right w:val="none" w:sz="0" w:space="0" w:color="auto"/>
      </w:divBdr>
    </w:div>
    <w:div w:id="1149513431">
      <w:bodyDiv w:val="1"/>
      <w:marLeft w:val="0"/>
      <w:marRight w:val="0"/>
      <w:marTop w:val="0"/>
      <w:marBottom w:val="0"/>
      <w:divBdr>
        <w:top w:val="none" w:sz="0" w:space="0" w:color="auto"/>
        <w:left w:val="none" w:sz="0" w:space="0" w:color="auto"/>
        <w:bottom w:val="none" w:sz="0" w:space="0" w:color="auto"/>
        <w:right w:val="none" w:sz="0" w:space="0" w:color="auto"/>
      </w:divBdr>
    </w:div>
    <w:div w:id="1158230858">
      <w:bodyDiv w:val="1"/>
      <w:marLeft w:val="0"/>
      <w:marRight w:val="0"/>
      <w:marTop w:val="0"/>
      <w:marBottom w:val="0"/>
      <w:divBdr>
        <w:top w:val="none" w:sz="0" w:space="0" w:color="auto"/>
        <w:left w:val="none" w:sz="0" w:space="0" w:color="auto"/>
        <w:bottom w:val="none" w:sz="0" w:space="0" w:color="auto"/>
        <w:right w:val="none" w:sz="0" w:space="0" w:color="auto"/>
      </w:divBdr>
    </w:div>
    <w:div w:id="1161119277">
      <w:bodyDiv w:val="1"/>
      <w:marLeft w:val="0"/>
      <w:marRight w:val="0"/>
      <w:marTop w:val="0"/>
      <w:marBottom w:val="0"/>
      <w:divBdr>
        <w:top w:val="none" w:sz="0" w:space="0" w:color="auto"/>
        <w:left w:val="none" w:sz="0" w:space="0" w:color="auto"/>
        <w:bottom w:val="none" w:sz="0" w:space="0" w:color="auto"/>
        <w:right w:val="none" w:sz="0" w:space="0" w:color="auto"/>
      </w:divBdr>
    </w:div>
    <w:div w:id="1164390853">
      <w:bodyDiv w:val="1"/>
      <w:marLeft w:val="0"/>
      <w:marRight w:val="0"/>
      <w:marTop w:val="0"/>
      <w:marBottom w:val="0"/>
      <w:divBdr>
        <w:top w:val="none" w:sz="0" w:space="0" w:color="auto"/>
        <w:left w:val="none" w:sz="0" w:space="0" w:color="auto"/>
        <w:bottom w:val="none" w:sz="0" w:space="0" w:color="auto"/>
        <w:right w:val="none" w:sz="0" w:space="0" w:color="auto"/>
      </w:divBdr>
    </w:div>
    <w:div w:id="1168056935">
      <w:bodyDiv w:val="1"/>
      <w:marLeft w:val="0"/>
      <w:marRight w:val="0"/>
      <w:marTop w:val="0"/>
      <w:marBottom w:val="0"/>
      <w:divBdr>
        <w:top w:val="none" w:sz="0" w:space="0" w:color="auto"/>
        <w:left w:val="none" w:sz="0" w:space="0" w:color="auto"/>
        <w:bottom w:val="none" w:sz="0" w:space="0" w:color="auto"/>
        <w:right w:val="none" w:sz="0" w:space="0" w:color="auto"/>
      </w:divBdr>
    </w:div>
    <w:div w:id="1169831659">
      <w:bodyDiv w:val="1"/>
      <w:marLeft w:val="0"/>
      <w:marRight w:val="0"/>
      <w:marTop w:val="0"/>
      <w:marBottom w:val="0"/>
      <w:divBdr>
        <w:top w:val="none" w:sz="0" w:space="0" w:color="auto"/>
        <w:left w:val="none" w:sz="0" w:space="0" w:color="auto"/>
        <w:bottom w:val="none" w:sz="0" w:space="0" w:color="auto"/>
        <w:right w:val="none" w:sz="0" w:space="0" w:color="auto"/>
      </w:divBdr>
    </w:div>
    <w:div w:id="1176306290">
      <w:bodyDiv w:val="1"/>
      <w:marLeft w:val="0"/>
      <w:marRight w:val="0"/>
      <w:marTop w:val="0"/>
      <w:marBottom w:val="0"/>
      <w:divBdr>
        <w:top w:val="none" w:sz="0" w:space="0" w:color="auto"/>
        <w:left w:val="none" w:sz="0" w:space="0" w:color="auto"/>
        <w:bottom w:val="none" w:sz="0" w:space="0" w:color="auto"/>
        <w:right w:val="none" w:sz="0" w:space="0" w:color="auto"/>
      </w:divBdr>
    </w:div>
    <w:div w:id="1178036891">
      <w:bodyDiv w:val="1"/>
      <w:marLeft w:val="0"/>
      <w:marRight w:val="0"/>
      <w:marTop w:val="0"/>
      <w:marBottom w:val="0"/>
      <w:divBdr>
        <w:top w:val="none" w:sz="0" w:space="0" w:color="auto"/>
        <w:left w:val="none" w:sz="0" w:space="0" w:color="auto"/>
        <w:bottom w:val="none" w:sz="0" w:space="0" w:color="auto"/>
        <w:right w:val="none" w:sz="0" w:space="0" w:color="auto"/>
      </w:divBdr>
    </w:div>
    <w:div w:id="1188106493">
      <w:bodyDiv w:val="1"/>
      <w:marLeft w:val="0"/>
      <w:marRight w:val="0"/>
      <w:marTop w:val="0"/>
      <w:marBottom w:val="0"/>
      <w:divBdr>
        <w:top w:val="none" w:sz="0" w:space="0" w:color="auto"/>
        <w:left w:val="none" w:sz="0" w:space="0" w:color="auto"/>
        <w:bottom w:val="none" w:sz="0" w:space="0" w:color="auto"/>
        <w:right w:val="none" w:sz="0" w:space="0" w:color="auto"/>
      </w:divBdr>
    </w:div>
    <w:div w:id="1188719923">
      <w:bodyDiv w:val="1"/>
      <w:marLeft w:val="0"/>
      <w:marRight w:val="0"/>
      <w:marTop w:val="0"/>
      <w:marBottom w:val="0"/>
      <w:divBdr>
        <w:top w:val="none" w:sz="0" w:space="0" w:color="auto"/>
        <w:left w:val="none" w:sz="0" w:space="0" w:color="auto"/>
        <w:bottom w:val="none" w:sz="0" w:space="0" w:color="auto"/>
        <w:right w:val="none" w:sz="0" w:space="0" w:color="auto"/>
      </w:divBdr>
    </w:div>
    <w:div w:id="1188760128">
      <w:bodyDiv w:val="1"/>
      <w:marLeft w:val="0"/>
      <w:marRight w:val="0"/>
      <w:marTop w:val="0"/>
      <w:marBottom w:val="0"/>
      <w:divBdr>
        <w:top w:val="none" w:sz="0" w:space="0" w:color="auto"/>
        <w:left w:val="none" w:sz="0" w:space="0" w:color="auto"/>
        <w:bottom w:val="none" w:sz="0" w:space="0" w:color="auto"/>
        <w:right w:val="none" w:sz="0" w:space="0" w:color="auto"/>
      </w:divBdr>
    </w:div>
    <w:div w:id="1189173756">
      <w:bodyDiv w:val="1"/>
      <w:marLeft w:val="0"/>
      <w:marRight w:val="0"/>
      <w:marTop w:val="0"/>
      <w:marBottom w:val="0"/>
      <w:divBdr>
        <w:top w:val="none" w:sz="0" w:space="0" w:color="auto"/>
        <w:left w:val="none" w:sz="0" w:space="0" w:color="auto"/>
        <w:bottom w:val="none" w:sz="0" w:space="0" w:color="auto"/>
        <w:right w:val="none" w:sz="0" w:space="0" w:color="auto"/>
      </w:divBdr>
    </w:div>
    <w:div w:id="1190336890">
      <w:bodyDiv w:val="1"/>
      <w:marLeft w:val="0"/>
      <w:marRight w:val="0"/>
      <w:marTop w:val="0"/>
      <w:marBottom w:val="0"/>
      <w:divBdr>
        <w:top w:val="none" w:sz="0" w:space="0" w:color="auto"/>
        <w:left w:val="none" w:sz="0" w:space="0" w:color="auto"/>
        <w:bottom w:val="none" w:sz="0" w:space="0" w:color="auto"/>
        <w:right w:val="none" w:sz="0" w:space="0" w:color="auto"/>
      </w:divBdr>
    </w:div>
    <w:div w:id="1190872119">
      <w:bodyDiv w:val="1"/>
      <w:marLeft w:val="0"/>
      <w:marRight w:val="0"/>
      <w:marTop w:val="0"/>
      <w:marBottom w:val="0"/>
      <w:divBdr>
        <w:top w:val="none" w:sz="0" w:space="0" w:color="auto"/>
        <w:left w:val="none" w:sz="0" w:space="0" w:color="auto"/>
        <w:bottom w:val="none" w:sz="0" w:space="0" w:color="auto"/>
        <w:right w:val="none" w:sz="0" w:space="0" w:color="auto"/>
      </w:divBdr>
    </w:div>
    <w:div w:id="1196504954">
      <w:bodyDiv w:val="1"/>
      <w:marLeft w:val="0"/>
      <w:marRight w:val="0"/>
      <w:marTop w:val="0"/>
      <w:marBottom w:val="0"/>
      <w:divBdr>
        <w:top w:val="none" w:sz="0" w:space="0" w:color="auto"/>
        <w:left w:val="none" w:sz="0" w:space="0" w:color="auto"/>
        <w:bottom w:val="none" w:sz="0" w:space="0" w:color="auto"/>
        <w:right w:val="none" w:sz="0" w:space="0" w:color="auto"/>
      </w:divBdr>
    </w:div>
    <w:div w:id="1200358694">
      <w:bodyDiv w:val="1"/>
      <w:marLeft w:val="0"/>
      <w:marRight w:val="0"/>
      <w:marTop w:val="0"/>
      <w:marBottom w:val="0"/>
      <w:divBdr>
        <w:top w:val="none" w:sz="0" w:space="0" w:color="auto"/>
        <w:left w:val="none" w:sz="0" w:space="0" w:color="auto"/>
        <w:bottom w:val="none" w:sz="0" w:space="0" w:color="auto"/>
        <w:right w:val="none" w:sz="0" w:space="0" w:color="auto"/>
      </w:divBdr>
    </w:div>
    <w:div w:id="1200505972">
      <w:bodyDiv w:val="1"/>
      <w:marLeft w:val="0"/>
      <w:marRight w:val="0"/>
      <w:marTop w:val="0"/>
      <w:marBottom w:val="0"/>
      <w:divBdr>
        <w:top w:val="none" w:sz="0" w:space="0" w:color="auto"/>
        <w:left w:val="none" w:sz="0" w:space="0" w:color="auto"/>
        <w:bottom w:val="none" w:sz="0" w:space="0" w:color="auto"/>
        <w:right w:val="none" w:sz="0" w:space="0" w:color="auto"/>
      </w:divBdr>
    </w:div>
    <w:div w:id="1201896469">
      <w:bodyDiv w:val="1"/>
      <w:marLeft w:val="0"/>
      <w:marRight w:val="0"/>
      <w:marTop w:val="0"/>
      <w:marBottom w:val="0"/>
      <w:divBdr>
        <w:top w:val="none" w:sz="0" w:space="0" w:color="auto"/>
        <w:left w:val="none" w:sz="0" w:space="0" w:color="auto"/>
        <w:bottom w:val="none" w:sz="0" w:space="0" w:color="auto"/>
        <w:right w:val="none" w:sz="0" w:space="0" w:color="auto"/>
      </w:divBdr>
    </w:div>
    <w:div w:id="1205094961">
      <w:bodyDiv w:val="1"/>
      <w:marLeft w:val="0"/>
      <w:marRight w:val="0"/>
      <w:marTop w:val="0"/>
      <w:marBottom w:val="0"/>
      <w:divBdr>
        <w:top w:val="none" w:sz="0" w:space="0" w:color="auto"/>
        <w:left w:val="none" w:sz="0" w:space="0" w:color="auto"/>
        <w:bottom w:val="none" w:sz="0" w:space="0" w:color="auto"/>
        <w:right w:val="none" w:sz="0" w:space="0" w:color="auto"/>
      </w:divBdr>
    </w:div>
    <w:div w:id="1207067054">
      <w:bodyDiv w:val="1"/>
      <w:marLeft w:val="0"/>
      <w:marRight w:val="0"/>
      <w:marTop w:val="0"/>
      <w:marBottom w:val="0"/>
      <w:divBdr>
        <w:top w:val="none" w:sz="0" w:space="0" w:color="auto"/>
        <w:left w:val="none" w:sz="0" w:space="0" w:color="auto"/>
        <w:bottom w:val="none" w:sz="0" w:space="0" w:color="auto"/>
        <w:right w:val="none" w:sz="0" w:space="0" w:color="auto"/>
      </w:divBdr>
    </w:div>
    <w:div w:id="1208109945">
      <w:bodyDiv w:val="1"/>
      <w:marLeft w:val="0"/>
      <w:marRight w:val="0"/>
      <w:marTop w:val="0"/>
      <w:marBottom w:val="0"/>
      <w:divBdr>
        <w:top w:val="none" w:sz="0" w:space="0" w:color="auto"/>
        <w:left w:val="none" w:sz="0" w:space="0" w:color="auto"/>
        <w:bottom w:val="none" w:sz="0" w:space="0" w:color="auto"/>
        <w:right w:val="none" w:sz="0" w:space="0" w:color="auto"/>
      </w:divBdr>
    </w:div>
    <w:div w:id="1224638187">
      <w:bodyDiv w:val="1"/>
      <w:marLeft w:val="0"/>
      <w:marRight w:val="0"/>
      <w:marTop w:val="0"/>
      <w:marBottom w:val="0"/>
      <w:divBdr>
        <w:top w:val="none" w:sz="0" w:space="0" w:color="auto"/>
        <w:left w:val="none" w:sz="0" w:space="0" w:color="auto"/>
        <w:bottom w:val="none" w:sz="0" w:space="0" w:color="auto"/>
        <w:right w:val="none" w:sz="0" w:space="0" w:color="auto"/>
      </w:divBdr>
    </w:div>
    <w:div w:id="1233125919">
      <w:bodyDiv w:val="1"/>
      <w:marLeft w:val="0"/>
      <w:marRight w:val="0"/>
      <w:marTop w:val="0"/>
      <w:marBottom w:val="0"/>
      <w:divBdr>
        <w:top w:val="none" w:sz="0" w:space="0" w:color="auto"/>
        <w:left w:val="none" w:sz="0" w:space="0" w:color="auto"/>
        <w:bottom w:val="none" w:sz="0" w:space="0" w:color="auto"/>
        <w:right w:val="none" w:sz="0" w:space="0" w:color="auto"/>
      </w:divBdr>
    </w:div>
    <w:div w:id="1240099795">
      <w:bodyDiv w:val="1"/>
      <w:marLeft w:val="0"/>
      <w:marRight w:val="0"/>
      <w:marTop w:val="0"/>
      <w:marBottom w:val="0"/>
      <w:divBdr>
        <w:top w:val="none" w:sz="0" w:space="0" w:color="auto"/>
        <w:left w:val="none" w:sz="0" w:space="0" w:color="auto"/>
        <w:bottom w:val="none" w:sz="0" w:space="0" w:color="auto"/>
        <w:right w:val="none" w:sz="0" w:space="0" w:color="auto"/>
      </w:divBdr>
    </w:div>
    <w:div w:id="1242180552">
      <w:bodyDiv w:val="1"/>
      <w:marLeft w:val="0"/>
      <w:marRight w:val="0"/>
      <w:marTop w:val="0"/>
      <w:marBottom w:val="0"/>
      <w:divBdr>
        <w:top w:val="none" w:sz="0" w:space="0" w:color="auto"/>
        <w:left w:val="none" w:sz="0" w:space="0" w:color="auto"/>
        <w:bottom w:val="none" w:sz="0" w:space="0" w:color="auto"/>
        <w:right w:val="none" w:sz="0" w:space="0" w:color="auto"/>
      </w:divBdr>
    </w:div>
    <w:div w:id="1244726222">
      <w:bodyDiv w:val="1"/>
      <w:marLeft w:val="0"/>
      <w:marRight w:val="0"/>
      <w:marTop w:val="0"/>
      <w:marBottom w:val="0"/>
      <w:divBdr>
        <w:top w:val="none" w:sz="0" w:space="0" w:color="auto"/>
        <w:left w:val="none" w:sz="0" w:space="0" w:color="auto"/>
        <w:bottom w:val="none" w:sz="0" w:space="0" w:color="auto"/>
        <w:right w:val="none" w:sz="0" w:space="0" w:color="auto"/>
      </w:divBdr>
    </w:div>
    <w:div w:id="1250234712">
      <w:bodyDiv w:val="1"/>
      <w:marLeft w:val="0"/>
      <w:marRight w:val="0"/>
      <w:marTop w:val="0"/>
      <w:marBottom w:val="0"/>
      <w:divBdr>
        <w:top w:val="none" w:sz="0" w:space="0" w:color="auto"/>
        <w:left w:val="none" w:sz="0" w:space="0" w:color="auto"/>
        <w:bottom w:val="none" w:sz="0" w:space="0" w:color="auto"/>
        <w:right w:val="none" w:sz="0" w:space="0" w:color="auto"/>
      </w:divBdr>
    </w:div>
    <w:div w:id="1255934880">
      <w:bodyDiv w:val="1"/>
      <w:marLeft w:val="0"/>
      <w:marRight w:val="0"/>
      <w:marTop w:val="0"/>
      <w:marBottom w:val="0"/>
      <w:divBdr>
        <w:top w:val="none" w:sz="0" w:space="0" w:color="auto"/>
        <w:left w:val="none" w:sz="0" w:space="0" w:color="auto"/>
        <w:bottom w:val="none" w:sz="0" w:space="0" w:color="auto"/>
        <w:right w:val="none" w:sz="0" w:space="0" w:color="auto"/>
      </w:divBdr>
    </w:div>
    <w:div w:id="1259369646">
      <w:bodyDiv w:val="1"/>
      <w:marLeft w:val="0"/>
      <w:marRight w:val="0"/>
      <w:marTop w:val="0"/>
      <w:marBottom w:val="0"/>
      <w:divBdr>
        <w:top w:val="none" w:sz="0" w:space="0" w:color="auto"/>
        <w:left w:val="none" w:sz="0" w:space="0" w:color="auto"/>
        <w:bottom w:val="none" w:sz="0" w:space="0" w:color="auto"/>
        <w:right w:val="none" w:sz="0" w:space="0" w:color="auto"/>
      </w:divBdr>
    </w:div>
    <w:div w:id="1268464347">
      <w:bodyDiv w:val="1"/>
      <w:marLeft w:val="0"/>
      <w:marRight w:val="0"/>
      <w:marTop w:val="0"/>
      <w:marBottom w:val="0"/>
      <w:divBdr>
        <w:top w:val="none" w:sz="0" w:space="0" w:color="auto"/>
        <w:left w:val="none" w:sz="0" w:space="0" w:color="auto"/>
        <w:bottom w:val="none" w:sz="0" w:space="0" w:color="auto"/>
        <w:right w:val="none" w:sz="0" w:space="0" w:color="auto"/>
      </w:divBdr>
    </w:div>
    <w:div w:id="1270971265">
      <w:bodyDiv w:val="1"/>
      <w:marLeft w:val="0"/>
      <w:marRight w:val="0"/>
      <w:marTop w:val="0"/>
      <w:marBottom w:val="0"/>
      <w:divBdr>
        <w:top w:val="none" w:sz="0" w:space="0" w:color="auto"/>
        <w:left w:val="none" w:sz="0" w:space="0" w:color="auto"/>
        <w:bottom w:val="none" w:sz="0" w:space="0" w:color="auto"/>
        <w:right w:val="none" w:sz="0" w:space="0" w:color="auto"/>
      </w:divBdr>
    </w:div>
    <w:div w:id="1276673322">
      <w:bodyDiv w:val="1"/>
      <w:marLeft w:val="0"/>
      <w:marRight w:val="0"/>
      <w:marTop w:val="0"/>
      <w:marBottom w:val="0"/>
      <w:divBdr>
        <w:top w:val="none" w:sz="0" w:space="0" w:color="auto"/>
        <w:left w:val="none" w:sz="0" w:space="0" w:color="auto"/>
        <w:bottom w:val="none" w:sz="0" w:space="0" w:color="auto"/>
        <w:right w:val="none" w:sz="0" w:space="0" w:color="auto"/>
      </w:divBdr>
    </w:div>
    <w:div w:id="1279800475">
      <w:bodyDiv w:val="1"/>
      <w:marLeft w:val="0"/>
      <w:marRight w:val="0"/>
      <w:marTop w:val="0"/>
      <w:marBottom w:val="0"/>
      <w:divBdr>
        <w:top w:val="none" w:sz="0" w:space="0" w:color="auto"/>
        <w:left w:val="none" w:sz="0" w:space="0" w:color="auto"/>
        <w:bottom w:val="none" w:sz="0" w:space="0" w:color="auto"/>
        <w:right w:val="none" w:sz="0" w:space="0" w:color="auto"/>
      </w:divBdr>
    </w:div>
    <w:div w:id="1281454970">
      <w:bodyDiv w:val="1"/>
      <w:marLeft w:val="0"/>
      <w:marRight w:val="0"/>
      <w:marTop w:val="0"/>
      <w:marBottom w:val="0"/>
      <w:divBdr>
        <w:top w:val="none" w:sz="0" w:space="0" w:color="auto"/>
        <w:left w:val="none" w:sz="0" w:space="0" w:color="auto"/>
        <w:bottom w:val="none" w:sz="0" w:space="0" w:color="auto"/>
        <w:right w:val="none" w:sz="0" w:space="0" w:color="auto"/>
      </w:divBdr>
    </w:div>
    <w:div w:id="1285648811">
      <w:bodyDiv w:val="1"/>
      <w:marLeft w:val="0"/>
      <w:marRight w:val="0"/>
      <w:marTop w:val="0"/>
      <w:marBottom w:val="0"/>
      <w:divBdr>
        <w:top w:val="none" w:sz="0" w:space="0" w:color="auto"/>
        <w:left w:val="none" w:sz="0" w:space="0" w:color="auto"/>
        <w:bottom w:val="none" w:sz="0" w:space="0" w:color="auto"/>
        <w:right w:val="none" w:sz="0" w:space="0" w:color="auto"/>
      </w:divBdr>
    </w:div>
    <w:div w:id="1288120573">
      <w:bodyDiv w:val="1"/>
      <w:marLeft w:val="0"/>
      <w:marRight w:val="0"/>
      <w:marTop w:val="0"/>
      <w:marBottom w:val="0"/>
      <w:divBdr>
        <w:top w:val="none" w:sz="0" w:space="0" w:color="auto"/>
        <w:left w:val="none" w:sz="0" w:space="0" w:color="auto"/>
        <w:bottom w:val="none" w:sz="0" w:space="0" w:color="auto"/>
        <w:right w:val="none" w:sz="0" w:space="0" w:color="auto"/>
      </w:divBdr>
    </w:div>
    <w:div w:id="1289554832">
      <w:bodyDiv w:val="1"/>
      <w:marLeft w:val="0"/>
      <w:marRight w:val="0"/>
      <w:marTop w:val="0"/>
      <w:marBottom w:val="0"/>
      <w:divBdr>
        <w:top w:val="none" w:sz="0" w:space="0" w:color="auto"/>
        <w:left w:val="none" w:sz="0" w:space="0" w:color="auto"/>
        <w:bottom w:val="none" w:sz="0" w:space="0" w:color="auto"/>
        <w:right w:val="none" w:sz="0" w:space="0" w:color="auto"/>
      </w:divBdr>
    </w:div>
    <w:div w:id="1291202173">
      <w:bodyDiv w:val="1"/>
      <w:marLeft w:val="0"/>
      <w:marRight w:val="0"/>
      <w:marTop w:val="0"/>
      <w:marBottom w:val="0"/>
      <w:divBdr>
        <w:top w:val="none" w:sz="0" w:space="0" w:color="auto"/>
        <w:left w:val="none" w:sz="0" w:space="0" w:color="auto"/>
        <w:bottom w:val="none" w:sz="0" w:space="0" w:color="auto"/>
        <w:right w:val="none" w:sz="0" w:space="0" w:color="auto"/>
      </w:divBdr>
    </w:div>
    <w:div w:id="1293484763">
      <w:bodyDiv w:val="1"/>
      <w:marLeft w:val="0"/>
      <w:marRight w:val="0"/>
      <w:marTop w:val="0"/>
      <w:marBottom w:val="0"/>
      <w:divBdr>
        <w:top w:val="none" w:sz="0" w:space="0" w:color="auto"/>
        <w:left w:val="none" w:sz="0" w:space="0" w:color="auto"/>
        <w:bottom w:val="none" w:sz="0" w:space="0" w:color="auto"/>
        <w:right w:val="none" w:sz="0" w:space="0" w:color="auto"/>
      </w:divBdr>
    </w:div>
    <w:div w:id="1294868772">
      <w:bodyDiv w:val="1"/>
      <w:marLeft w:val="0"/>
      <w:marRight w:val="0"/>
      <w:marTop w:val="0"/>
      <w:marBottom w:val="0"/>
      <w:divBdr>
        <w:top w:val="none" w:sz="0" w:space="0" w:color="auto"/>
        <w:left w:val="none" w:sz="0" w:space="0" w:color="auto"/>
        <w:bottom w:val="none" w:sz="0" w:space="0" w:color="auto"/>
        <w:right w:val="none" w:sz="0" w:space="0" w:color="auto"/>
      </w:divBdr>
      <w:divsChild>
        <w:div w:id="1329360235">
          <w:marLeft w:val="806"/>
          <w:marRight w:val="0"/>
          <w:marTop w:val="200"/>
          <w:marBottom w:val="0"/>
          <w:divBdr>
            <w:top w:val="none" w:sz="0" w:space="0" w:color="auto"/>
            <w:left w:val="none" w:sz="0" w:space="0" w:color="auto"/>
            <w:bottom w:val="none" w:sz="0" w:space="0" w:color="auto"/>
            <w:right w:val="none" w:sz="0" w:space="0" w:color="auto"/>
          </w:divBdr>
        </w:div>
      </w:divsChild>
    </w:div>
    <w:div w:id="1303778764">
      <w:bodyDiv w:val="1"/>
      <w:marLeft w:val="0"/>
      <w:marRight w:val="0"/>
      <w:marTop w:val="0"/>
      <w:marBottom w:val="0"/>
      <w:divBdr>
        <w:top w:val="none" w:sz="0" w:space="0" w:color="auto"/>
        <w:left w:val="none" w:sz="0" w:space="0" w:color="auto"/>
        <w:bottom w:val="none" w:sz="0" w:space="0" w:color="auto"/>
        <w:right w:val="none" w:sz="0" w:space="0" w:color="auto"/>
      </w:divBdr>
    </w:div>
    <w:div w:id="1310748028">
      <w:bodyDiv w:val="1"/>
      <w:marLeft w:val="0"/>
      <w:marRight w:val="0"/>
      <w:marTop w:val="0"/>
      <w:marBottom w:val="0"/>
      <w:divBdr>
        <w:top w:val="none" w:sz="0" w:space="0" w:color="auto"/>
        <w:left w:val="none" w:sz="0" w:space="0" w:color="auto"/>
        <w:bottom w:val="none" w:sz="0" w:space="0" w:color="auto"/>
        <w:right w:val="none" w:sz="0" w:space="0" w:color="auto"/>
      </w:divBdr>
    </w:div>
    <w:div w:id="1315524298">
      <w:bodyDiv w:val="1"/>
      <w:marLeft w:val="0"/>
      <w:marRight w:val="0"/>
      <w:marTop w:val="0"/>
      <w:marBottom w:val="0"/>
      <w:divBdr>
        <w:top w:val="none" w:sz="0" w:space="0" w:color="auto"/>
        <w:left w:val="none" w:sz="0" w:space="0" w:color="auto"/>
        <w:bottom w:val="none" w:sz="0" w:space="0" w:color="auto"/>
        <w:right w:val="none" w:sz="0" w:space="0" w:color="auto"/>
      </w:divBdr>
    </w:div>
    <w:div w:id="1317759492">
      <w:bodyDiv w:val="1"/>
      <w:marLeft w:val="0"/>
      <w:marRight w:val="0"/>
      <w:marTop w:val="0"/>
      <w:marBottom w:val="0"/>
      <w:divBdr>
        <w:top w:val="none" w:sz="0" w:space="0" w:color="auto"/>
        <w:left w:val="none" w:sz="0" w:space="0" w:color="auto"/>
        <w:bottom w:val="none" w:sz="0" w:space="0" w:color="auto"/>
        <w:right w:val="none" w:sz="0" w:space="0" w:color="auto"/>
      </w:divBdr>
    </w:div>
    <w:div w:id="1320766655">
      <w:bodyDiv w:val="1"/>
      <w:marLeft w:val="0"/>
      <w:marRight w:val="0"/>
      <w:marTop w:val="0"/>
      <w:marBottom w:val="0"/>
      <w:divBdr>
        <w:top w:val="none" w:sz="0" w:space="0" w:color="auto"/>
        <w:left w:val="none" w:sz="0" w:space="0" w:color="auto"/>
        <w:bottom w:val="none" w:sz="0" w:space="0" w:color="auto"/>
        <w:right w:val="none" w:sz="0" w:space="0" w:color="auto"/>
      </w:divBdr>
    </w:div>
    <w:div w:id="1325358276">
      <w:bodyDiv w:val="1"/>
      <w:marLeft w:val="0"/>
      <w:marRight w:val="0"/>
      <w:marTop w:val="0"/>
      <w:marBottom w:val="0"/>
      <w:divBdr>
        <w:top w:val="none" w:sz="0" w:space="0" w:color="auto"/>
        <w:left w:val="none" w:sz="0" w:space="0" w:color="auto"/>
        <w:bottom w:val="none" w:sz="0" w:space="0" w:color="auto"/>
        <w:right w:val="none" w:sz="0" w:space="0" w:color="auto"/>
      </w:divBdr>
    </w:div>
    <w:div w:id="1326319374">
      <w:bodyDiv w:val="1"/>
      <w:marLeft w:val="0"/>
      <w:marRight w:val="0"/>
      <w:marTop w:val="0"/>
      <w:marBottom w:val="0"/>
      <w:divBdr>
        <w:top w:val="none" w:sz="0" w:space="0" w:color="auto"/>
        <w:left w:val="none" w:sz="0" w:space="0" w:color="auto"/>
        <w:bottom w:val="none" w:sz="0" w:space="0" w:color="auto"/>
        <w:right w:val="none" w:sz="0" w:space="0" w:color="auto"/>
      </w:divBdr>
    </w:div>
    <w:div w:id="1329283982">
      <w:bodyDiv w:val="1"/>
      <w:marLeft w:val="0"/>
      <w:marRight w:val="0"/>
      <w:marTop w:val="0"/>
      <w:marBottom w:val="0"/>
      <w:divBdr>
        <w:top w:val="none" w:sz="0" w:space="0" w:color="auto"/>
        <w:left w:val="none" w:sz="0" w:space="0" w:color="auto"/>
        <w:bottom w:val="none" w:sz="0" w:space="0" w:color="auto"/>
        <w:right w:val="none" w:sz="0" w:space="0" w:color="auto"/>
      </w:divBdr>
    </w:div>
    <w:div w:id="1330059556">
      <w:bodyDiv w:val="1"/>
      <w:marLeft w:val="0"/>
      <w:marRight w:val="0"/>
      <w:marTop w:val="0"/>
      <w:marBottom w:val="0"/>
      <w:divBdr>
        <w:top w:val="none" w:sz="0" w:space="0" w:color="auto"/>
        <w:left w:val="none" w:sz="0" w:space="0" w:color="auto"/>
        <w:bottom w:val="none" w:sz="0" w:space="0" w:color="auto"/>
        <w:right w:val="none" w:sz="0" w:space="0" w:color="auto"/>
      </w:divBdr>
    </w:div>
    <w:div w:id="1340161094">
      <w:bodyDiv w:val="1"/>
      <w:marLeft w:val="0"/>
      <w:marRight w:val="0"/>
      <w:marTop w:val="0"/>
      <w:marBottom w:val="0"/>
      <w:divBdr>
        <w:top w:val="none" w:sz="0" w:space="0" w:color="auto"/>
        <w:left w:val="none" w:sz="0" w:space="0" w:color="auto"/>
        <w:bottom w:val="none" w:sz="0" w:space="0" w:color="auto"/>
        <w:right w:val="none" w:sz="0" w:space="0" w:color="auto"/>
      </w:divBdr>
    </w:div>
    <w:div w:id="1354070251">
      <w:bodyDiv w:val="1"/>
      <w:marLeft w:val="0"/>
      <w:marRight w:val="0"/>
      <w:marTop w:val="0"/>
      <w:marBottom w:val="0"/>
      <w:divBdr>
        <w:top w:val="none" w:sz="0" w:space="0" w:color="auto"/>
        <w:left w:val="none" w:sz="0" w:space="0" w:color="auto"/>
        <w:bottom w:val="none" w:sz="0" w:space="0" w:color="auto"/>
        <w:right w:val="none" w:sz="0" w:space="0" w:color="auto"/>
      </w:divBdr>
    </w:div>
    <w:div w:id="1354453183">
      <w:bodyDiv w:val="1"/>
      <w:marLeft w:val="0"/>
      <w:marRight w:val="0"/>
      <w:marTop w:val="0"/>
      <w:marBottom w:val="0"/>
      <w:divBdr>
        <w:top w:val="none" w:sz="0" w:space="0" w:color="auto"/>
        <w:left w:val="none" w:sz="0" w:space="0" w:color="auto"/>
        <w:bottom w:val="none" w:sz="0" w:space="0" w:color="auto"/>
        <w:right w:val="none" w:sz="0" w:space="0" w:color="auto"/>
      </w:divBdr>
    </w:div>
    <w:div w:id="1359744834">
      <w:bodyDiv w:val="1"/>
      <w:marLeft w:val="0"/>
      <w:marRight w:val="0"/>
      <w:marTop w:val="0"/>
      <w:marBottom w:val="0"/>
      <w:divBdr>
        <w:top w:val="none" w:sz="0" w:space="0" w:color="auto"/>
        <w:left w:val="none" w:sz="0" w:space="0" w:color="auto"/>
        <w:bottom w:val="none" w:sz="0" w:space="0" w:color="auto"/>
        <w:right w:val="none" w:sz="0" w:space="0" w:color="auto"/>
      </w:divBdr>
    </w:div>
    <w:div w:id="1375077934">
      <w:bodyDiv w:val="1"/>
      <w:marLeft w:val="0"/>
      <w:marRight w:val="0"/>
      <w:marTop w:val="0"/>
      <w:marBottom w:val="0"/>
      <w:divBdr>
        <w:top w:val="none" w:sz="0" w:space="0" w:color="auto"/>
        <w:left w:val="none" w:sz="0" w:space="0" w:color="auto"/>
        <w:bottom w:val="none" w:sz="0" w:space="0" w:color="auto"/>
        <w:right w:val="none" w:sz="0" w:space="0" w:color="auto"/>
      </w:divBdr>
    </w:div>
    <w:div w:id="1378628338">
      <w:bodyDiv w:val="1"/>
      <w:marLeft w:val="0"/>
      <w:marRight w:val="0"/>
      <w:marTop w:val="0"/>
      <w:marBottom w:val="0"/>
      <w:divBdr>
        <w:top w:val="none" w:sz="0" w:space="0" w:color="auto"/>
        <w:left w:val="none" w:sz="0" w:space="0" w:color="auto"/>
        <w:bottom w:val="none" w:sz="0" w:space="0" w:color="auto"/>
        <w:right w:val="none" w:sz="0" w:space="0" w:color="auto"/>
      </w:divBdr>
    </w:div>
    <w:div w:id="1381785429">
      <w:bodyDiv w:val="1"/>
      <w:marLeft w:val="0"/>
      <w:marRight w:val="0"/>
      <w:marTop w:val="0"/>
      <w:marBottom w:val="0"/>
      <w:divBdr>
        <w:top w:val="none" w:sz="0" w:space="0" w:color="auto"/>
        <w:left w:val="none" w:sz="0" w:space="0" w:color="auto"/>
        <w:bottom w:val="none" w:sz="0" w:space="0" w:color="auto"/>
        <w:right w:val="none" w:sz="0" w:space="0" w:color="auto"/>
      </w:divBdr>
    </w:div>
    <w:div w:id="1384478106">
      <w:bodyDiv w:val="1"/>
      <w:marLeft w:val="0"/>
      <w:marRight w:val="0"/>
      <w:marTop w:val="0"/>
      <w:marBottom w:val="0"/>
      <w:divBdr>
        <w:top w:val="none" w:sz="0" w:space="0" w:color="auto"/>
        <w:left w:val="none" w:sz="0" w:space="0" w:color="auto"/>
        <w:bottom w:val="none" w:sz="0" w:space="0" w:color="auto"/>
        <w:right w:val="none" w:sz="0" w:space="0" w:color="auto"/>
      </w:divBdr>
    </w:div>
    <w:div w:id="1406296570">
      <w:bodyDiv w:val="1"/>
      <w:marLeft w:val="0"/>
      <w:marRight w:val="0"/>
      <w:marTop w:val="0"/>
      <w:marBottom w:val="0"/>
      <w:divBdr>
        <w:top w:val="none" w:sz="0" w:space="0" w:color="auto"/>
        <w:left w:val="none" w:sz="0" w:space="0" w:color="auto"/>
        <w:bottom w:val="none" w:sz="0" w:space="0" w:color="auto"/>
        <w:right w:val="none" w:sz="0" w:space="0" w:color="auto"/>
      </w:divBdr>
    </w:div>
    <w:div w:id="1407800839">
      <w:bodyDiv w:val="1"/>
      <w:marLeft w:val="0"/>
      <w:marRight w:val="0"/>
      <w:marTop w:val="0"/>
      <w:marBottom w:val="0"/>
      <w:divBdr>
        <w:top w:val="none" w:sz="0" w:space="0" w:color="auto"/>
        <w:left w:val="none" w:sz="0" w:space="0" w:color="auto"/>
        <w:bottom w:val="none" w:sz="0" w:space="0" w:color="auto"/>
        <w:right w:val="none" w:sz="0" w:space="0" w:color="auto"/>
      </w:divBdr>
    </w:div>
    <w:div w:id="1408111421">
      <w:bodyDiv w:val="1"/>
      <w:marLeft w:val="0"/>
      <w:marRight w:val="0"/>
      <w:marTop w:val="0"/>
      <w:marBottom w:val="0"/>
      <w:divBdr>
        <w:top w:val="none" w:sz="0" w:space="0" w:color="auto"/>
        <w:left w:val="none" w:sz="0" w:space="0" w:color="auto"/>
        <w:bottom w:val="none" w:sz="0" w:space="0" w:color="auto"/>
        <w:right w:val="none" w:sz="0" w:space="0" w:color="auto"/>
      </w:divBdr>
    </w:div>
    <w:div w:id="1422723692">
      <w:bodyDiv w:val="1"/>
      <w:marLeft w:val="0"/>
      <w:marRight w:val="0"/>
      <w:marTop w:val="0"/>
      <w:marBottom w:val="0"/>
      <w:divBdr>
        <w:top w:val="none" w:sz="0" w:space="0" w:color="auto"/>
        <w:left w:val="none" w:sz="0" w:space="0" w:color="auto"/>
        <w:bottom w:val="none" w:sz="0" w:space="0" w:color="auto"/>
        <w:right w:val="none" w:sz="0" w:space="0" w:color="auto"/>
      </w:divBdr>
    </w:div>
    <w:div w:id="1425221300">
      <w:bodyDiv w:val="1"/>
      <w:marLeft w:val="0"/>
      <w:marRight w:val="0"/>
      <w:marTop w:val="0"/>
      <w:marBottom w:val="0"/>
      <w:divBdr>
        <w:top w:val="none" w:sz="0" w:space="0" w:color="auto"/>
        <w:left w:val="none" w:sz="0" w:space="0" w:color="auto"/>
        <w:bottom w:val="none" w:sz="0" w:space="0" w:color="auto"/>
        <w:right w:val="none" w:sz="0" w:space="0" w:color="auto"/>
      </w:divBdr>
    </w:div>
    <w:div w:id="1432775015">
      <w:bodyDiv w:val="1"/>
      <w:marLeft w:val="0"/>
      <w:marRight w:val="0"/>
      <w:marTop w:val="0"/>
      <w:marBottom w:val="0"/>
      <w:divBdr>
        <w:top w:val="none" w:sz="0" w:space="0" w:color="auto"/>
        <w:left w:val="none" w:sz="0" w:space="0" w:color="auto"/>
        <w:bottom w:val="none" w:sz="0" w:space="0" w:color="auto"/>
        <w:right w:val="none" w:sz="0" w:space="0" w:color="auto"/>
      </w:divBdr>
    </w:div>
    <w:div w:id="1433166487">
      <w:bodyDiv w:val="1"/>
      <w:marLeft w:val="0"/>
      <w:marRight w:val="0"/>
      <w:marTop w:val="0"/>
      <w:marBottom w:val="0"/>
      <w:divBdr>
        <w:top w:val="none" w:sz="0" w:space="0" w:color="auto"/>
        <w:left w:val="none" w:sz="0" w:space="0" w:color="auto"/>
        <w:bottom w:val="none" w:sz="0" w:space="0" w:color="auto"/>
        <w:right w:val="none" w:sz="0" w:space="0" w:color="auto"/>
      </w:divBdr>
    </w:div>
    <w:div w:id="1438333767">
      <w:bodyDiv w:val="1"/>
      <w:marLeft w:val="0"/>
      <w:marRight w:val="0"/>
      <w:marTop w:val="0"/>
      <w:marBottom w:val="0"/>
      <w:divBdr>
        <w:top w:val="none" w:sz="0" w:space="0" w:color="auto"/>
        <w:left w:val="none" w:sz="0" w:space="0" w:color="auto"/>
        <w:bottom w:val="none" w:sz="0" w:space="0" w:color="auto"/>
        <w:right w:val="none" w:sz="0" w:space="0" w:color="auto"/>
      </w:divBdr>
    </w:div>
    <w:div w:id="1440678576">
      <w:bodyDiv w:val="1"/>
      <w:marLeft w:val="0"/>
      <w:marRight w:val="0"/>
      <w:marTop w:val="0"/>
      <w:marBottom w:val="0"/>
      <w:divBdr>
        <w:top w:val="none" w:sz="0" w:space="0" w:color="auto"/>
        <w:left w:val="none" w:sz="0" w:space="0" w:color="auto"/>
        <w:bottom w:val="none" w:sz="0" w:space="0" w:color="auto"/>
        <w:right w:val="none" w:sz="0" w:space="0" w:color="auto"/>
      </w:divBdr>
    </w:div>
    <w:div w:id="1449426477">
      <w:bodyDiv w:val="1"/>
      <w:marLeft w:val="0"/>
      <w:marRight w:val="0"/>
      <w:marTop w:val="0"/>
      <w:marBottom w:val="0"/>
      <w:divBdr>
        <w:top w:val="none" w:sz="0" w:space="0" w:color="auto"/>
        <w:left w:val="none" w:sz="0" w:space="0" w:color="auto"/>
        <w:bottom w:val="none" w:sz="0" w:space="0" w:color="auto"/>
        <w:right w:val="none" w:sz="0" w:space="0" w:color="auto"/>
      </w:divBdr>
    </w:div>
    <w:div w:id="1450510987">
      <w:bodyDiv w:val="1"/>
      <w:marLeft w:val="0"/>
      <w:marRight w:val="0"/>
      <w:marTop w:val="0"/>
      <w:marBottom w:val="0"/>
      <w:divBdr>
        <w:top w:val="none" w:sz="0" w:space="0" w:color="auto"/>
        <w:left w:val="none" w:sz="0" w:space="0" w:color="auto"/>
        <w:bottom w:val="none" w:sz="0" w:space="0" w:color="auto"/>
        <w:right w:val="none" w:sz="0" w:space="0" w:color="auto"/>
      </w:divBdr>
    </w:div>
    <w:div w:id="1455948396">
      <w:bodyDiv w:val="1"/>
      <w:marLeft w:val="0"/>
      <w:marRight w:val="0"/>
      <w:marTop w:val="0"/>
      <w:marBottom w:val="0"/>
      <w:divBdr>
        <w:top w:val="none" w:sz="0" w:space="0" w:color="auto"/>
        <w:left w:val="none" w:sz="0" w:space="0" w:color="auto"/>
        <w:bottom w:val="none" w:sz="0" w:space="0" w:color="auto"/>
        <w:right w:val="none" w:sz="0" w:space="0" w:color="auto"/>
      </w:divBdr>
    </w:div>
    <w:div w:id="1456025857">
      <w:bodyDiv w:val="1"/>
      <w:marLeft w:val="0"/>
      <w:marRight w:val="0"/>
      <w:marTop w:val="0"/>
      <w:marBottom w:val="0"/>
      <w:divBdr>
        <w:top w:val="none" w:sz="0" w:space="0" w:color="auto"/>
        <w:left w:val="none" w:sz="0" w:space="0" w:color="auto"/>
        <w:bottom w:val="none" w:sz="0" w:space="0" w:color="auto"/>
        <w:right w:val="none" w:sz="0" w:space="0" w:color="auto"/>
      </w:divBdr>
    </w:div>
    <w:div w:id="1462110993">
      <w:bodyDiv w:val="1"/>
      <w:marLeft w:val="0"/>
      <w:marRight w:val="0"/>
      <w:marTop w:val="0"/>
      <w:marBottom w:val="0"/>
      <w:divBdr>
        <w:top w:val="none" w:sz="0" w:space="0" w:color="auto"/>
        <w:left w:val="none" w:sz="0" w:space="0" w:color="auto"/>
        <w:bottom w:val="none" w:sz="0" w:space="0" w:color="auto"/>
        <w:right w:val="none" w:sz="0" w:space="0" w:color="auto"/>
      </w:divBdr>
    </w:div>
    <w:div w:id="1476293671">
      <w:bodyDiv w:val="1"/>
      <w:marLeft w:val="0"/>
      <w:marRight w:val="0"/>
      <w:marTop w:val="0"/>
      <w:marBottom w:val="0"/>
      <w:divBdr>
        <w:top w:val="none" w:sz="0" w:space="0" w:color="auto"/>
        <w:left w:val="none" w:sz="0" w:space="0" w:color="auto"/>
        <w:bottom w:val="none" w:sz="0" w:space="0" w:color="auto"/>
        <w:right w:val="none" w:sz="0" w:space="0" w:color="auto"/>
      </w:divBdr>
    </w:div>
    <w:div w:id="1481263644">
      <w:bodyDiv w:val="1"/>
      <w:marLeft w:val="0"/>
      <w:marRight w:val="0"/>
      <w:marTop w:val="0"/>
      <w:marBottom w:val="0"/>
      <w:divBdr>
        <w:top w:val="none" w:sz="0" w:space="0" w:color="auto"/>
        <w:left w:val="none" w:sz="0" w:space="0" w:color="auto"/>
        <w:bottom w:val="none" w:sz="0" w:space="0" w:color="auto"/>
        <w:right w:val="none" w:sz="0" w:space="0" w:color="auto"/>
      </w:divBdr>
    </w:div>
    <w:div w:id="1487740985">
      <w:bodyDiv w:val="1"/>
      <w:marLeft w:val="0"/>
      <w:marRight w:val="0"/>
      <w:marTop w:val="0"/>
      <w:marBottom w:val="0"/>
      <w:divBdr>
        <w:top w:val="none" w:sz="0" w:space="0" w:color="auto"/>
        <w:left w:val="none" w:sz="0" w:space="0" w:color="auto"/>
        <w:bottom w:val="none" w:sz="0" w:space="0" w:color="auto"/>
        <w:right w:val="none" w:sz="0" w:space="0" w:color="auto"/>
      </w:divBdr>
    </w:div>
    <w:div w:id="1499424005">
      <w:bodyDiv w:val="1"/>
      <w:marLeft w:val="0"/>
      <w:marRight w:val="0"/>
      <w:marTop w:val="0"/>
      <w:marBottom w:val="0"/>
      <w:divBdr>
        <w:top w:val="none" w:sz="0" w:space="0" w:color="auto"/>
        <w:left w:val="none" w:sz="0" w:space="0" w:color="auto"/>
        <w:bottom w:val="none" w:sz="0" w:space="0" w:color="auto"/>
        <w:right w:val="none" w:sz="0" w:space="0" w:color="auto"/>
      </w:divBdr>
    </w:div>
    <w:div w:id="1502351866">
      <w:bodyDiv w:val="1"/>
      <w:marLeft w:val="0"/>
      <w:marRight w:val="0"/>
      <w:marTop w:val="0"/>
      <w:marBottom w:val="0"/>
      <w:divBdr>
        <w:top w:val="none" w:sz="0" w:space="0" w:color="auto"/>
        <w:left w:val="none" w:sz="0" w:space="0" w:color="auto"/>
        <w:bottom w:val="none" w:sz="0" w:space="0" w:color="auto"/>
        <w:right w:val="none" w:sz="0" w:space="0" w:color="auto"/>
      </w:divBdr>
    </w:div>
    <w:div w:id="1511873467">
      <w:bodyDiv w:val="1"/>
      <w:marLeft w:val="0"/>
      <w:marRight w:val="0"/>
      <w:marTop w:val="0"/>
      <w:marBottom w:val="0"/>
      <w:divBdr>
        <w:top w:val="none" w:sz="0" w:space="0" w:color="auto"/>
        <w:left w:val="none" w:sz="0" w:space="0" w:color="auto"/>
        <w:bottom w:val="none" w:sz="0" w:space="0" w:color="auto"/>
        <w:right w:val="none" w:sz="0" w:space="0" w:color="auto"/>
      </w:divBdr>
    </w:div>
    <w:div w:id="1524250725">
      <w:bodyDiv w:val="1"/>
      <w:marLeft w:val="0"/>
      <w:marRight w:val="0"/>
      <w:marTop w:val="0"/>
      <w:marBottom w:val="0"/>
      <w:divBdr>
        <w:top w:val="none" w:sz="0" w:space="0" w:color="auto"/>
        <w:left w:val="none" w:sz="0" w:space="0" w:color="auto"/>
        <w:bottom w:val="none" w:sz="0" w:space="0" w:color="auto"/>
        <w:right w:val="none" w:sz="0" w:space="0" w:color="auto"/>
      </w:divBdr>
    </w:div>
    <w:div w:id="1526479237">
      <w:bodyDiv w:val="1"/>
      <w:marLeft w:val="0"/>
      <w:marRight w:val="0"/>
      <w:marTop w:val="0"/>
      <w:marBottom w:val="0"/>
      <w:divBdr>
        <w:top w:val="none" w:sz="0" w:space="0" w:color="auto"/>
        <w:left w:val="none" w:sz="0" w:space="0" w:color="auto"/>
        <w:bottom w:val="none" w:sz="0" w:space="0" w:color="auto"/>
        <w:right w:val="none" w:sz="0" w:space="0" w:color="auto"/>
      </w:divBdr>
    </w:div>
    <w:div w:id="1527257661">
      <w:bodyDiv w:val="1"/>
      <w:marLeft w:val="0"/>
      <w:marRight w:val="0"/>
      <w:marTop w:val="0"/>
      <w:marBottom w:val="0"/>
      <w:divBdr>
        <w:top w:val="none" w:sz="0" w:space="0" w:color="auto"/>
        <w:left w:val="none" w:sz="0" w:space="0" w:color="auto"/>
        <w:bottom w:val="none" w:sz="0" w:space="0" w:color="auto"/>
        <w:right w:val="none" w:sz="0" w:space="0" w:color="auto"/>
      </w:divBdr>
    </w:div>
    <w:div w:id="1531988972">
      <w:bodyDiv w:val="1"/>
      <w:marLeft w:val="0"/>
      <w:marRight w:val="0"/>
      <w:marTop w:val="0"/>
      <w:marBottom w:val="0"/>
      <w:divBdr>
        <w:top w:val="none" w:sz="0" w:space="0" w:color="auto"/>
        <w:left w:val="none" w:sz="0" w:space="0" w:color="auto"/>
        <w:bottom w:val="none" w:sz="0" w:space="0" w:color="auto"/>
        <w:right w:val="none" w:sz="0" w:space="0" w:color="auto"/>
      </w:divBdr>
    </w:div>
    <w:div w:id="1538741844">
      <w:bodyDiv w:val="1"/>
      <w:marLeft w:val="0"/>
      <w:marRight w:val="0"/>
      <w:marTop w:val="0"/>
      <w:marBottom w:val="0"/>
      <w:divBdr>
        <w:top w:val="none" w:sz="0" w:space="0" w:color="auto"/>
        <w:left w:val="none" w:sz="0" w:space="0" w:color="auto"/>
        <w:bottom w:val="none" w:sz="0" w:space="0" w:color="auto"/>
        <w:right w:val="none" w:sz="0" w:space="0" w:color="auto"/>
      </w:divBdr>
    </w:div>
    <w:div w:id="1538855252">
      <w:bodyDiv w:val="1"/>
      <w:marLeft w:val="0"/>
      <w:marRight w:val="0"/>
      <w:marTop w:val="0"/>
      <w:marBottom w:val="0"/>
      <w:divBdr>
        <w:top w:val="none" w:sz="0" w:space="0" w:color="auto"/>
        <w:left w:val="none" w:sz="0" w:space="0" w:color="auto"/>
        <w:bottom w:val="none" w:sz="0" w:space="0" w:color="auto"/>
        <w:right w:val="none" w:sz="0" w:space="0" w:color="auto"/>
      </w:divBdr>
    </w:div>
    <w:div w:id="1553543827">
      <w:bodyDiv w:val="1"/>
      <w:marLeft w:val="0"/>
      <w:marRight w:val="0"/>
      <w:marTop w:val="0"/>
      <w:marBottom w:val="0"/>
      <w:divBdr>
        <w:top w:val="none" w:sz="0" w:space="0" w:color="auto"/>
        <w:left w:val="none" w:sz="0" w:space="0" w:color="auto"/>
        <w:bottom w:val="none" w:sz="0" w:space="0" w:color="auto"/>
        <w:right w:val="none" w:sz="0" w:space="0" w:color="auto"/>
      </w:divBdr>
    </w:div>
    <w:div w:id="1560022191">
      <w:bodyDiv w:val="1"/>
      <w:marLeft w:val="0"/>
      <w:marRight w:val="0"/>
      <w:marTop w:val="0"/>
      <w:marBottom w:val="0"/>
      <w:divBdr>
        <w:top w:val="none" w:sz="0" w:space="0" w:color="auto"/>
        <w:left w:val="none" w:sz="0" w:space="0" w:color="auto"/>
        <w:bottom w:val="none" w:sz="0" w:space="0" w:color="auto"/>
        <w:right w:val="none" w:sz="0" w:space="0" w:color="auto"/>
      </w:divBdr>
    </w:div>
    <w:div w:id="1569459840">
      <w:bodyDiv w:val="1"/>
      <w:marLeft w:val="0"/>
      <w:marRight w:val="0"/>
      <w:marTop w:val="0"/>
      <w:marBottom w:val="0"/>
      <w:divBdr>
        <w:top w:val="none" w:sz="0" w:space="0" w:color="auto"/>
        <w:left w:val="none" w:sz="0" w:space="0" w:color="auto"/>
        <w:bottom w:val="none" w:sz="0" w:space="0" w:color="auto"/>
        <w:right w:val="none" w:sz="0" w:space="0" w:color="auto"/>
      </w:divBdr>
    </w:div>
    <w:div w:id="1584529836">
      <w:bodyDiv w:val="1"/>
      <w:marLeft w:val="0"/>
      <w:marRight w:val="0"/>
      <w:marTop w:val="0"/>
      <w:marBottom w:val="0"/>
      <w:divBdr>
        <w:top w:val="none" w:sz="0" w:space="0" w:color="auto"/>
        <w:left w:val="none" w:sz="0" w:space="0" w:color="auto"/>
        <w:bottom w:val="none" w:sz="0" w:space="0" w:color="auto"/>
        <w:right w:val="none" w:sz="0" w:space="0" w:color="auto"/>
      </w:divBdr>
    </w:div>
    <w:div w:id="1604847784">
      <w:bodyDiv w:val="1"/>
      <w:marLeft w:val="0"/>
      <w:marRight w:val="0"/>
      <w:marTop w:val="0"/>
      <w:marBottom w:val="0"/>
      <w:divBdr>
        <w:top w:val="none" w:sz="0" w:space="0" w:color="auto"/>
        <w:left w:val="none" w:sz="0" w:space="0" w:color="auto"/>
        <w:bottom w:val="none" w:sz="0" w:space="0" w:color="auto"/>
        <w:right w:val="none" w:sz="0" w:space="0" w:color="auto"/>
      </w:divBdr>
    </w:div>
    <w:div w:id="1606109713">
      <w:bodyDiv w:val="1"/>
      <w:marLeft w:val="0"/>
      <w:marRight w:val="0"/>
      <w:marTop w:val="0"/>
      <w:marBottom w:val="0"/>
      <w:divBdr>
        <w:top w:val="none" w:sz="0" w:space="0" w:color="auto"/>
        <w:left w:val="none" w:sz="0" w:space="0" w:color="auto"/>
        <w:bottom w:val="none" w:sz="0" w:space="0" w:color="auto"/>
        <w:right w:val="none" w:sz="0" w:space="0" w:color="auto"/>
      </w:divBdr>
    </w:div>
    <w:div w:id="1613707008">
      <w:bodyDiv w:val="1"/>
      <w:marLeft w:val="0"/>
      <w:marRight w:val="0"/>
      <w:marTop w:val="0"/>
      <w:marBottom w:val="0"/>
      <w:divBdr>
        <w:top w:val="none" w:sz="0" w:space="0" w:color="auto"/>
        <w:left w:val="none" w:sz="0" w:space="0" w:color="auto"/>
        <w:bottom w:val="none" w:sz="0" w:space="0" w:color="auto"/>
        <w:right w:val="none" w:sz="0" w:space="0" w:color="auto"/>
      </w:divBdr>
    </w:div>
    <w:div w:id="1618826723">
      <w:bodyDiv w:val="1"/>
      <w:marLeft w:val="0"/>
      <w:marRight w:val="0"/>
      <w:marTop w:val="0"/>
      <w:marBottom w:val="0"/>
      <w:divBdr>
        <w:top w:val="none" w:sz="0" w:space="0" w:color="auto"/>
        <w:left w:val="none" w:sz="0" w:space="0" w:color="auto"/>
        <w:bottom w:val="none" w:sz="0" w:space="0" w:color="auto"/>
        <w:right w:val="none" w:sz="0" w:space="0" w:color="auto"/>
      </w:divBdr>
    </w:div>
    <w:div w:id="1619877393">
      <w:bodyDiv w:val="1"/>
      <w:marLeft w:val="0"/>
      <w:marRight w:val="0"/>
      <w:marTop w:val="0"/>
      <w:marBottom w:val="0"/>
      <w:divBdr>
        <w:top w:val="none" w:sz="0" w:space="0" w:color="auto"/>
        <w:left w:val="none" w:sz="0" w:space="0" w:color="auto"/>
        <w:bottom w:val="none" w:sz="0" w:space="0" w:color="auto"/>
        <w:right w:val="none" w:sz="0" w:space="0" w:color="auto"/>
      </w:divBdr>
    </w:div>
    <w:div w:id="1622229596">
      <w:bodyDiv w:val="1"/>
      <w:marLeft w:val="0"/>
      <w:marRight w:val="0"/>
      <w:marTop w:val="0"/>
      <w:marBottom w:val="0"/>
      <w:divBdr>
        <w:top w:val="none" w:sz="0" w:space="0" w:color="auto"/>
        <w:left w:val="none" w:sz="0" w:space="0" w:color="auto"/>
        <w:bottom w:val="none" w:sz="0" w:space="0" w:color="auto"/>
        <w:right w:val="none" w:sz="0" w:space="0" w:color="auto"/>
      </w:divBdr>
    </w:div>
    <w:div w:id="1628657206">
      <w:bodyDiv w:val="1"/>
      <w:marLeft w:val="0"/>
      <w:marRight w:val="0"/>
      <w:marTop w:val="0"/>
      <w:marBottom w:val="0"/>
      <w:divBdr>
        <w:top w:val="none" w:sz="0" w:space="0" w:color="auto"/>
        <w:left w:val="none" w:sz="0" w:space="0" w:color="auto"/>
        <w:bottom w:val="none" w:sz="0" w:space="0" w:color="auto"/>
        <w:right w:val="none" w:sz="0" w:space="0" w:color="auto"/>
      </w:divBdr>
    </w:div>
    <w:div w:id="1636443376">
      <w:bodyDiv w:val="1"/>
      <w:marLeft w:val="0"/>
      <w:marRight w:val="0"/>
      <w:marTop w:val="0"/>
      <w:marBottom w:val="0"/>
      <w:divBdr>
        <w:top w:val="none" w:sz="0" w:space="0" w:color="auto"/>
        <w:left w:val="none" w:sz="0" w:space="0" w:color="auto"/>
        <w:bottom w:val="none" w:sz="0" w:space="0" w:color="auto"/>
        <w:right w:val="none" w:sz="0" w:space="0" w:color="auto"/>
      </w:divBdr>
    </w:div>
    <w:div w:id="1651905219">
      <w:bodyDiv w:val="1"/>
      <w:marLeft w:val="0"/>
      <w:marRight w:val="0"/>
      <w:marTop w:val="0"/>
      <w:marBottom w:val="0"/>
      <w:divBdr>
        <w:top w:val="none" w:sz="0" w:space="0" w:color="auto"/>
        <w:left w:val="none" w:sz="0" w:space="0" w:color="auto"/>
        <w:bottom w:val="none" w:sz="0" w:space="0" w:color="auto"/>
        <w:right w:val="none" w:sz="0" w:space="0" w:color="auto"/>
      </w:divBdr>
    </w:div>
    <w:div w:id="1661422677">
      <w:bodyDiv w:val="1"/>
      <w:marLeft w:val="0"/>
      <w:marRight w:val="0"/>
      <w:marTop w:val="0"/>
      <w:marBottom w:val="0"/>
      <w:divBdr>
        <w:top w:val="none" w:sz="0" w:space="0" w:color="auto"/>
        <w:left w:val="none" w:sz="0" w:space="0" w:color="auto"/>
        <w:bottom w:val="none" w:sz="0" w:space="0" w:color="auto"/>
        <w:right w:val="none" w:sz="0" w:space="0" w:color="auto"/>
      </w:divBdr>
    </w:div>
    <w:div w:id="1667854468">
      <w:bodyDiv w:val="1"/>
      <w:marLeft w:val="0"/>
      <w:marRight w:val="0"/>
      <w:marTop w:val="0"/>
      <w:marBottom w:val="0"/>
      <w:divBdr>
        <w:top w:val="none" w:sz="0" w:space="0" w:color="auto"/>
        <w:left w:val="none" w:sz="0" w:space="0" w:color="auto"/>
        <w:bottom w:val="none" w:sz="0" w:space="0" w:color="auto"/>
        <w:right w:val="none" w:sz="0" w:space="0" w:color="auto"/>
      </w:divBdr>
    </w:div>
    <w:div w:id="1676300748">
      <w:bodyDiv w:val="1"/>
      <w:marLeft w:val="0"/>
      <w:marRight w:val="0"/>
      <w:marTop w:val="0"/>
      <w:marBottom w:val="0"/>
      <w:divBdr>
        <w:top w:val="none" w:sz="0" w:space="0" w:color="auto"/>
        <w:left w:val="none" w:sz="0" w:space="0" w:color="auto"/>
        <w:bottom w:val="none" w:sz="0" w:space="0" w:color="auto"/>
        <w:right w:val="none" w:sz="0" w:space="0" w:color="auto"/>
      </w:divBdr>
    </w:div>
    <w:div w:id="1683126655">
      <w:bodyDiv w:val="1"/>
      <w:marLeft w:val="0"/>
      <w:marRight w:val="0"/>
      <w:marTop w:val="0"/>
      <w:marBottom w:val="0"/>
      <w:divBdr>
        <w:top w:val="none" w:sz="0" w:space="0" w:color="auto"/>
        <w:left w:val="none" w:sz="0" w:space="0" w:color="auto"/>
        <w:bottom w:val="none" w:sz="0" w:space="0" w:color="auto"/>
        <w:right w:val="none" w:sz="0" w:space="0" w:color="auto"/>
      </w:divBdr>
    </w:div>
    <w:div w:id="1686785486">
      <w:bodyDiv w:val="1"/>
      <w:marLeft w:val="0"/>
      <w:marRight w:val="0"/>
      <w:marTop w:val="0"/>
      <w:marBottom w:val="0"/>
      <w:divBdr>
        <w:top w:val="none" w:sz="0" w:space="0" w:color="auto"/>
        <w:left w:val="none" w:sz="0" w:space="0" w:color="auto"/>
        <w:bottom w:val="none" w:sz="0" w:space="0" w:color="auto"/>
        <w:right w:val="none" w:sz="0" w:space="0" w:color="auto"/>
      </w:divBdr>
    </w:div>
    <w:div w:id="1692411210">
      <w:bodyDiv w:val="1"/>
      <w:marLeft w:val="0"/>
      <w:marRight w:val="0"/>
      <w:marTop w:val="0"/>
      <w:marBottom w:val="0"/>
      <w:divBdr>
        <w:top w:val="none" w:sz="0" w:space="0" w:color="auto"/>
        <w:left w:val="none" w:sz="0" w:space="0" w:color="auto"/>
        <w:bottom w:val="none" w:sz="0" w:space="0" w:color="auto"/>
        <w:right w:val="none" w:sz="0" w:space="0" w:color="auto"/>
      </w:divBdr>
    </w:div>
    <w:div w:id="1697271505">
      <w:bodyDiv w:val="1"/>
      <w:marLeft w:val="0"/>
      <w:marRight w:val="0"/>
      <w:marTop w:val="0"/>
      <w:marBottom w:val="0"/>
      <w:divBdr>
        <w:top w:val="none" w:sz="0" w:space="0" w:color="auto"/>
        <w:left w:val="none" w:sz="0" w:space="0" w:color="auto"/>
        <w:bottom w:val="none" w:sz="0" w:space="0" w:color="auto"/>
        <w:right w:val="none" w:sz="0" w:space="0" w:color="auto"/>
      </w:divBdr>
    </w:div>
    <w:div w:id="1697610686">
      <w:bodyDiv w:val="1"/>
      <w:marLeft w:val="0"/>
      <w:marRight w:val="0"/>
      <w:marTop w:val="0"/>
      <w:marBottom w:val="0"/>
      <w:divBdr>
        <w:top w:val="none" w:sz="0" w:space="0" w:color="auto"/>
        <w:left w:val="none" w:sz="0" w:space="0" w:color="auto"/>
        <w:bottom w:val="none" w:sz="0" w:space="0" w:color="auto"/>
        <w:right w:val="none" w:sz="0" w:space="0" w:color="auto"/>
      </w:divBdr>
    </w:div>
    <w:div w:id="1699575036">
      <w:bodyDiv w:val="1"/>
      <w:marLeft w:val="0"/>
      <w:marRight w:val="0"/>
      <w:marTop w:val="0"/>
      <w:marBottom w:val="0"/>
      <w:divBdr>
        <w:top w:val="none" w:sz="0" w:space="0" w:color="auto"/>
        <w:left w:val="none" w:sz="0" w:space="0" w:color="auto"/>
        <w:bottom w:val="none" w:sz="0" w:space="0" w:color="auto"/>
        <w:right w:val="none" w:sz="0" w:space="0" w:color="auto"/>
      </w:divBdr>
    </w:div>
    <w:div w:id="1714844247">
      <w:bodyDiv w:val="1"/>
      <w:marLeft w:val="0"/>
      <w:marRight w:val="0"/>
      <w:marTop w:val="0"/>
      <w:marBottom w:val="0"/>
      <w:divBdr>
        <w:top w:val="none" w:sz="0" w:space="0" w:color="auto"/>
        <w:left w:val="none" w:sz="0" w:space="0" w:color="auto"/>
        <w:bottom w:val="none" w:sz="0" w:space="0" w:color="auto"/>
        <w:right w:val="none" w:sz="0" w:space="0" w:color="auto"/>
      </w:divBdr>
    </w:div>
    <w:div w:id="1718747621">
      <w:bodyDiv w:val="1"/>
      <w:marLeft w:val="0"/>
      <w:marRight w:val="0"/>
      <w:marTop w:val="0"/>
      <w:marBottom w:val="0"/>
      <w:divBdr>
        <w:top w:val="none" w:sz="0" w:space="0" w:color="auto"/>
        <w:left w:val="none" w:sz="0" w:space="0" w:color="auto"/>
        <w:bottom w:val="none" w:sz="0" w:space="0" w:color="auto"/>
        <w:right w:val="none" w:sz="0" w:space="0" w:color="auto"/>
      </w:divBdr>
    </w:div>
    <w:div w:id="1724252658">
      <w:bodyDiv w:val="1"/>
      <w:marLeft w:val="0"/>
      <w:marRight w:val="0"/>
      <w:marTop w:val="0"/>
      <w:marBottom w:val="0"/>
      <w:divBdr>
        <w:top w:val="none" w:sz="0" w:space="0" w:color="auto"/>
        <w:left w:val="none" w:sz="0" w:space="0" w:color="auto"/>
        <w:bottom w:val="none" w:sz="0" w:space="0" w:color="auto"/>
        <w:right w:val="none" w:sz="0" w:space="0" w:color="auto"/>
      </w:divBdr>
    </w:div>
    <w:div w:id="1725251569">
      <w:bodyDiv w:val="1"/>
      <w:marLeft w:val="0"/>
      <w:marRight w:val="0"/>
      <w:marTop w:val="0"/>
      <w:marBottom w:val="0"/>
      <w:divBdr>
        <w:top w:val="none" w:sz="0" w:space="0" w:color="auto"/>
        <w:left w:val="none" w:sz="0" w:space="0" w:color="auto"/>
        <w:bottom w:val="none" w:sz="0" w:space="0" w:color="auto"/>
        <w:right w:val="none" w:sz="0" w:space="0" w:color="auto"/>
      </w:divBdr>
    </w:div>
    <w:div w:id="1725332935">
      <w:bodyDiv w:val="1"/>
      <w:marLeft w:val="0"/>
      <w:marRight w:val="0"/>
      <w:marTop w:val="0"/>
      <w:marBottom w:val="0"/>
      <w:divBdr>
        <w:top w:val="none" w:sz="0" w:space="0" w:color="auto"/>
        <w:left w:val="none" w:sz="0" w:space="0" w:color="auto"/>
        <w:bottom w:val="none" w:sz="0" w:space="0" w:color="auto"/>
        <w:right w:val="none" w:sz="0" w:space="0" w:color="auto"/>
      </w:divBdr>
    </w:div>
    <w:div w:id="1727989599">
      <w:bodyDiv w:val="1"/>
      <w:marLeft w:val="0"/>
      <w:marRight w:val="0"/>
      <w:marTop w:val="0"/>
      <w:marBottom w:val="0"/>
      <w:divBdr>
        <w:top w:val="none" w:sz="0" w:space="0" w:color="auto"/>
        <w:left w:val="none" w:sz="0" w:space="0" w:color="auto"/>
        <w:bottom w:val="none" w:sz="0" w:space="0" w:color="auto"/>
        <w:right w:val="none" w:sz="0" w:space="0" w:color="auto"/>
      </w:divBdr>
    </w:div>
    <w:div w:id="1732997329">
      <w:bodyDiv w:val="1"/>
      <w:marLeft w:val="0"/>
      <w:marRight w:val="0"/>
      <w:marTop w:val="0"/>
      <w:marBottom w:val="0"/>
      <w:divBdr>
        <w:top w:val="none" w:sz="0" w:space="0" w:color="auto"/>
        <w:left w:val="none" w:sz="0" w:space="0" w:color="auto"/>
        <w:bottom w:val="none" w:sz="0" w:space="0" w:color="auto"/>
        <w:right w:val="none" w:sz="0" w:space="0" w:color="auto"/>
      </w:divBdr>
    </w:div>
    <w:div w:id="1750813404">
      <w:bodyDiv w:val="1"/>
      <w:marLeft w:val="0"/>
      <w:marRight w:val="0"/>
      <w:marTop w:val="0"/>
      <w:marBottom w:val="0"/>
      <w:divBdr>
        <w:top w:val="none" w:sz="0" w:space="0" w:color="auto"/>
        <w:left w:val="none" w:sz="0" w:space="0" w:color="auto"/>
        <w:bottom w:val="none" w:sz="0" w:space="0" w:color="auto"/>
        <w:right w:val="none" w:sz="0" w:space="0" w:color="auto"/>
      </w:divBdr>
    </w:div>
    <w:div w:id="1755860692">
      <w:bodyDiv w:val="1"/>
      <w:marLeft w:val="0"/>
      <w:marRight w:val="0"/>
      <w:marTop w:val="0"/>
      <w:marBottom w:val="0"/>
      <w:divBdr>
        <w:top w:val="none" w:sz="0" w:space="0" w:color="auto"/>
        <w:left w:val="none" w:sz="0" w:space="0" w:color="auto"/>
        <w:bottom w:val="none" w:sz="0" w:space="0" w:color="auto"/>
        <w:right w:val="none" w:sz="0" w:space="0" w:color="auto"/>
      </w:divBdr>
    </w:div>
    <w:div w:id="1756047417">
      <w:bodyDiv w:val="1"/>
      <w:marLeft w:val="0"/>
      <w:marRight w:val="0"/>
      <w:marTop w:val="0"/>
      <w:marBottom w:val="0"/>
      <w:divBdr>
        <w:top w:val="none" w:sz="0" w:space="0" w:color="auto"/>
        <w:left w:val="none" w:sz="0" w:space="0" w:color="auto"/>
        <w:bottom w:val="none" w:sz="0" w:space="0" w:color="auto"/>
        <w:right w:val="none" w:sz="0" w:space="0" w:color="auto"/>
      </w:divBdr>
    </w:div>
    <w:div w:id="1760054083">
      <w:bodyDiv w:val="1"/>
      <w:marLeft w:val="0"/>
      <w:marRight w:val="0"/>
      <w:marTop w:val="0"/>
      <w:marBottom w:val="0"/>
      <w:divBdr>
        <w:top w:val="none" w:sz="0" w:space="0" w:color="auto"/>
        <w:left w:val="none" w:sz="0" w:space="0" w:color="auto"/>
        <w:bottom w:val="none" w:sz="0" w:space="0" w:color="auto"/>
        <w:right w:val="none" w:sz="0" w:space="0" w:color="auto"/>
      </w:divBdr>
    </w:div>
    <w:div w:id="1764455290">
      <w:bodyDiv w:val="1"/>
      <w:marLeft w:val="0"/>
      <w:marRight w:val="0"/>
      <w:marTop w:val="0"/>
      <w:marBottom w:val="0"/>
      <w:divBdr>
        <w:top w:val="none" w:sz="0" w:space="0" w:color="auto"/>
        <w:left w:val="none" w:sz="0" w:space="0" w:color="auto"/>
        <w:bottom w:val="none" w:sz="0" w:space="0" w:color="auto"/>
        <w:right w:val="none" w:sz="0" w:space="0" w:color="auto"/>
      </w:divBdr>
    </w:div>
    <w:div w:id="1778594232">
      <w:bodyDiv w:val="1"/>
      <w:marLeft w:val="0"/>
      <w:marRight w:val="0"/>
      <w:marTop w:val="0"/>
      <w:marBottom w:val="0"/>
      <w:divBdr>
        <w:top w:val="none" w:sz="0" w:space="0" w:color="auto"/>
        <w:left w:val="none" w:sz="0" w:space="0" w:color="auto"/>
        <w:bottom w:val="none" w:sz="0" w:space="0" w:color="auto"/>
        <w:right w:val="none" w:sz="0" w:space="0" w:color="auto"/>
      </w:divBdr>
    </w:div>
    <w:div w:id="1790126862">
      <w:bodyDiv w:val="1"/>
      <w:marLeft w:val="0"/>
      <w:marRight w:val="0"/>
      <w:marTop w:val="0"/>
      <w:marBottom w:val="0"/>
      <w:divBdr>
        <w:top w:val="none" w:sz="0" w:space="0" w:color="auto"/>
        <w:left w:val="none" w:sz="0" w:space="0" w:color="auto"/>
        <w:bottom w:val="none" w:sz="0" w:space="0" w:color="auto"/>
        <w:right w:val="none" w:sz="0" w:space="0" w:color="auto"/>
      </w:divBdr>
    </w:div>
    <w:div w:id="1791169543">
      <w:bodyDiv w:val="1"/>
      <w:marLeft w:val="0"/>
      <w:marRight w:val="0"/>
      <w:marTop w:val="0"/>
      <w:marBottom w:val="0"/>
      <w:divBdr>
        <w:top w:val="none" w:sz="0" w:space="0" w:color="auto"/>
        <w:left w:val="none" w:sz="0" w:space="0" w:color="auto"/>
        <w:bottom w:val="none" w:sz="0" w:space="0" w:color="auto"/>
        <w:right w:val="none" w:sz="0" w:space="0" w:color="auto"/>
      </w:divBdr>
    </w:div>
    <w:div w:id="1797481512">
      <w:bodyDiv w:val="1"/>
      <w:marLeft w:val="0"/>
      <w:marRight w:val="0"/>
      <w:marTop w:val="0"/>
      <w:marBottom w:val="0"/>
      <w:divBdr>
        <w:top w:val="none" w:sz="0" w:space="0" w:color="auto"/>
        <w:left w:val="none" w:sz="0" w:space="0" w:color="auto"/>
        <w:bottom w:val="none" w:sz="0" w:space="0" w:color="auto"/>
        <w:right w:val="none" w:sz="0" w:space="0" w:color="auto"/>
      </w:divBdr>
    </w:div>
    <w:div w:id="1798137402">
      <w:bodyDiv w:val="1"/>
      <w:marLeft w:val="0"/>
      <w:marRight w:val="0"/>
      <w:marTop w:val="0"/>
      <w:marBottom w:val="0"/>
      <w:divBdr>
        <w:top w:val="none" w:sz="0" w:space="0" w:color="auto"/>
        <w:left w:val="none" w:sz="0" w:space="0" w:color="auto"/>
        <w:bottom w:val="none" w:sz="0" w:space="0" w:color="auto"/>
        <w:right w:val="none" w:sz="0" w:space="0" w:color="auto"/>
      </w:divBdr>
    </w:div>
    <w:div w:id="1803040649">
      <w:bodyDiv w:val="1"/>
      <w:marLeft w:val="0"/>
      <w:marRight w:val="0"/>
      <w:marTop w:val="0"/>
      <w:marBottom w:val="0"/>
      <w:divBdr>
        <w:top w:val="none" w:sz="0" w:space="0" w:color="auto"/>
        <w:left w:val="none" w:sz="0" w:space="0" w:color="auto"/>
        <w:bottom w:val="none" w:sz="0" w:space="0" w:color="auto"/>
        <w:right w:val="none" w:sz="0" w:space="0" w:color="auto"/>
      </w:divBdr>
    </w:div>
    <w:div w:id="1803187612">
      <w:bodyDiv w:val="1"/>
      <w:marLeft w:val="0"/>
      <w:marRight w:val="0"/>
      <w:marTop w:val="0"/>
      <w:marBottom w:val="0"/>
      <w:divBdr>
        <w:top w:val="none" w:sz="0" w:space="0" w:color="auto"/>
        <w:left w:val="none" w:sz="0" w:space="0" w:color="auto"/>
        <w:bottom w:val="none" w:sz="0" w:space="0" w:color="auto"/>
        <w:right w:val="none" w:sz="0" w:space="0" w:color="auto"/>
      </w:divBdr>
    </w:div>
    <w:div w:id="1804688160">
      <w:bodyDiv w:val="1"/>
      <w:marLeft w:val="0"/>
      <w:marRight w:val="0"/>
      <w:marTop w:val="0"/>
      <w:marBottom w:val="0"/>
      <w:divBdr>
        <w:top w:val="none" w:sz="0" w:space="0" w:color="auto"/>
        <w:left w:val="none" w:sz="0" w:space="0" w:color="auto"/>
        <w:bottom w:val="none" w:sz="0" w:space="0" w:color="auto"/>
        <w:right w:val="none" w:sz="0" w:space="0" w:color="auto"/>
      </w:divBdr>
    </w:div>
    <w:div w:id="1816138013">
      <w:bodyDiv w:val="1"/>
      <w:marLeft w:val="0"/>
      <w:marRight w:val="0"/>
      <w:marTop w:val="0"/>
      <w:marBottom w:val="0"/>
      <w:divBdr>
        <w:top w:val="none" w:sz="0" w:space="0" w:color="auto"/>
        <w:left w:val="none" w:sz="0" w:space="0" w:color="auto"/>
        <w:bottom w:val="none" w:sz="0" w:space="0" w:color="auto"/>
        <w:right w:val="none" w:sz="0" w:space="0" w:color="auto"/>
      </w:divBdr>
    </w:div>
    <w:div w:id="1817599937">
      <w:bodyDiv w:val="1"/>
      <w:marLeft w:val="0"/>
      <w:marRight w:val="0"/>
      <w:marTop w:val="0"/>
      <w:marBottom w:val="0"/>
      <w:divBdr>
        <w:top w:val="none" w:sz="0" w:space="0" w:color="auto"/>
        <w:left w:val="none" w:sz="0" w:space="0" w:color="auto"/>
        <w:bottom w:val="none" w:sz="0" w:space="0" w:color="auto"/>
        <w:right w:val="none" w:sz="0" w:space="0" w:color="auto"/>
      </w:divBdr>
    </w:div>
    <w:div w:id="1824471346">
      <w:bodyDiv w:val="1"/>
      <w:marLeft w:val="0"/>
      <w:marRight w:val="0"/>
      <w:marTop w:val="0"/>
      <w:marBottom w:val="0"/>
      <w:divBdr>
        <w:top w:val="none" w:sz="0" w:space="0" w:color="auto"/>
        <w:left w:val="none" w:sz="0" w:space="0" w:color="auto"/>
        <w:bottom w:val="none" w:sz="0" w:space="0" w:color="auto"/>
        <w:right w:val="none" w:sz="0" w:space="0" w:color="auto"/>
      </w:divBdr>
    </w:div>
    <w:div w:id="1848404312">
      <w:bodyDiv w:val="1"/>
      <w:marLeft w:val="0"/>
      <w:marRight w:val="0"/>
      <w:marTop w:val="0"/>
      <w:marBottom w:val="0"/>
      <w:divBdr>
        <w:top w:val="none" w:sz="0" w:space="0" w:color="auto"/>
        <w:left w:val="none" w:sz="0" w:space="0" w:color="auto"/>
        <w:bottom w:val="none" w:sz="0" w:space="0" w:color="auto"/>
        <w:right w:val="none" w:sz="0" w:space="0" w:color="auto"/>
      </w:divBdr>
    </w:div>
    <w:div w:id="1849059942">
      <w:bodyDiv w:val="1"/>
      <w:marLeft w:val="0"/>
      <w:marRight w:val="0"/>
      <w:marTop w:val="0"/>
      <w:marBottom w:val="0"/>
      <w:divBdr>
        <w:top w:val="none" w:sz="0" w:space="0" w:color="auto"/>
        <w:left w:val="none" w:sz="0" w:space="0" w:color="auto"/>
        <w:bottom w:val="none" w:sz="0" w:space="0" w:color="auto"/>
        <w:right w:val="none" w:sz="0" w:space="0" w:color="auto"/>
      </w:divBdr>
    </w:div>
    <w:div w:id="1860267256">
      <w:bodyDiv w:val="1"/>
      <w:marLeft w:val="0"/>
      <w:marRight w:val="0"/>
      <w:marTop w:val="0"/>
      <w:marBottom w:val="0"/>
      <w:divBdr>
        <w:top w:val="none" w:sz="0" w:space="0" w:color="auto"/>
        <w:left w:val="none" w:sz="0" w:space="0" w:color="auto"/>
        <w:bottom w:val="none" w:sz="0" w:space="0" w:color="auto"/>
        <w:right w:val="none" w:sz="0" w:space="0" w:color="auto"/>
      </w:divBdr>
    </w:div>
    <w:div w:id="1863787275">
      <w:bodyDiv w:val="1"/>
      <w:marLeft w:val="0"/>
      <w:marRight w:val="0"/>
      <w:marTop w:val="0"/>
      <w:marBottom w:val="0"/>
      <w:divBdr>
        <w:top w:val="none" w:sz="0" w:space="0" w:color="auto"/>
        <w:left w:val="none" w:sz="0" w:space="0" w:color="auto"/>
        <w:bottom w:val="none" w:sz="0" w:space="0" w:color="auto"/>
        <w:right w:val="none" w:sz="0" w:space="0" w:color="auto"/>
      </w:divBdr>
    </w:div>
    <w:div w:id="1866207434">
      <w:bodyDiv w:val="1"/>
      <w:marLeft w:val="0"/>
      <w:marRight w:val="0"/>
      <w:marTop w:val="0"/>
      <w:marBottom w:val="0"/>
      <w:divBdr>
        <w:top w:val="none" w:sz="0" w:space="0" w:color="auto"/>
        <w:left w:val="none" w:sz="0" w:space="0" w:color="auto"/>
        <w:bottom w:val="none" w:sz="0" w:space="0" w:color="auto"/>
        <w:right w:val="none" w:sz="0" w:space="0" w:color="auto"/>
      </w:divBdr>
    </w:div>
    <w:div w:id="1866477395">
      <w:bodyDiv w:val="1"/>
      <w:marLeft w:val="0"/>
      <w:marRight w:val="0"/>
      <w:marTop w:val="0"/>
      <w:marBottom w:val="0"/>
      <w:divBdr>
        <w:top w:val="none" w:sz="0" w:space="0" w:color="auto"/>
        <w:left w:val="none" w:sz="0" w:space="0" w:color="auto"/>
        <w:bottom w:val="none" w:sz="0" w:space="0" w:color="auto"/>
        <w:right w:val="none" w:sz="0" w:space="0" w:color="auto"/>
      </w:divBdr>
    </w:div>
    <w:div w:id="1870138613">
      <w:bodyDiv w:val="1"/>
      <w:marLeft w:val="0"/>
      <w:marRight w:val="0"/>
      <w:marTop w:val="0"/>
      <w:marBottom w:val="0"/>
      <w:divBdr>
        <w:top w:val="none" w:sz="0" w:space="0" w:color="auto"/>
        <w:left w:val="none" w:sz="0" w:space="0" w:color="auto"/>
        <w:bottom w:val="none" w:sz="0" w:space="0" w:color="auto"/>
        <w:right w:val="none" w:sz="0" w:space="0" w:color="auto"/>
      </w:divBdr>
    </w:div>
    <w:div w:id="1886914803">
      <w:bodyDiv w:val="1"/>
      <w:marLeft w:val="0"/>
      <w:marRight w:val="0"/>
      <w:marTop w:val="0"/>
      <w:marBottom w:val="0"/>
      <w:divBdr>
        <w:top w:val="none" w:sz="0" w:space="0" w:color="auto"/>
        <w:left w:val="none" w:sz="0" w:space="0" w:color="auto"/>
        <w:bottom w:val="none" w:sz="0" w:space="0" w:color="auto"/>
        <w:right w:val="none" w:sz="0" w:space="0" w:color="auto"/>
      </w:divBdr>
    </w:div>
    <w:div w:id="1889997560">
      <w:bodyDiv w:val="1"/>
      <w:marLeft w:val="0"/>
      <w:marRight w:val="0"/>
      <w:marTop w:val="0"/>
      <w:marBottom w:val="0"/>
      <w:divBdr>
        <w:top w:val="none" w:sz="0" w:space="0" w:color="auto"/>
        <w:left w:val="none" w:sz="0" w:space="0" w:color="auto"/>
        <w:bottom w:val="none" w:sz="0" w:space="0" w:color="auto"/>
        <w:right w:val="none" w:sz="0" w:space="0" w:color="auto"/>
      </w:divBdr>
    </w:div>
    <w:div w:id="1893536825">
      <w:bodyDiv w:val="1"/>
      <w:marLeft w:val="0"/>
      <w:marRight w:val="0"/>
      <w:marTop w:val="0"/>
      <w:marBottom w:val="0"/>
      <w:divBdr>
        <w:top w:val="none" w:sz="0" w:space="0" w:color="auto"/>
        <w:left w:val="none" w:sz="0" w:space="0" w:color="auto"/>
        <w:bottom w:val="none" w:sz="0" w:space="0" w:color="auto"/>
        <w:right w:val="none" w:sz="0" w:space="0" w:color="auto"/>
      </w:divBdr>
    </w:div>
    <w:div w:id="1900240546">
      <w:bodyDiv w:val="1"/>
      <w:marLeft w:val="0"/>
      <w:marRight w:val="0"/>
      <w:marTop w:val="0"/>
      <w:marBottom w:val="0"/>
      <w:divBdr>
        <w:top w:val="none" w:sz="0" w:space="0" w:color="auto"/>
        <w:left w:val="none" w:sz="0" w:space="0" w:color="auto"/>
        <w:bottom w:val="none" w:sz="0" w:space="0" w:color="auto"/>
        <w:right w:val="none" w:sz="0" w:space="0" w:color="auto"/>
      </w:divBdr>
    </w:div>
    <w:div w:id="1902911046">
      <w:bodyDiv w:val="1"/>
      <w:marLeft w:val="0"/>
      <w:marRight w:val="0"/>
      <w:marTop w:val="0"/>
      <w:marBottom w:val="0"/>
      <w:divBdr>
        <w:top w:val="none" w:sz="0" w:space="0" w:color="auto"/>
        <w:left w:val="none" w:sz="0" w:space="0" w:color="auto"/>
        <w:bottom w:val="none" w:sz="0" w:space="0" w:color="auto"/>
        <w:right w:val="none" w:sz="0" w:space="0" w:color="auto"/>
      </w:divBdr>
    </w:div>
    <w:div w:id="1908606002">
      <w:bodyDiv w:val="1"/>
      <w:marLeft w:val="0"/>
      <w:marRight w:val="0"/>
      <w:marTop w:val="0"/>
      <w:marBottom w:val="0"/>
      <w:divBdr>
        <w:top w:val="none" w:sz="0" w:space="0" w:color="auto"/>
        <w:left w:val="none" w:sz="0" w:space="0" w:color="auto"/>
        <w:bottom w:val="none" w:sz="0" w:space="0" w:color="auto"/>
        <w:right w:val="none" w:sz="0" w:space="0" w:color="auto"/>
      </w:divBdr>
    </w:div>
    <w:div w:id="1908690667">
      <w:bodyDiv w:val="1"/>
      <w:marLeft w:val="0"/>
      <w:marRight w:val="0"/>
      <w:marTop w:val="0"/>
      <w:marBottom w:val="0"/>
      <w:divBdr>
        <w:top w:val="none" w:sz="0" w:space="0" w:color="auto"/>
        <w:left w:val="none" w:sz="0" w:space="0" w:color="auto"/>
        <w:bottom w:val="none" w:sz="0" w:space="0" w:color="auto"/>
        <w:right w:val="none" w:sz="0" w:space="0" w:color="auto"/>
      </w:divBdr>
    </w:div>
    <w:div w:id="1917737160">
      <w:bodyDiv w:val="1"/>
      <w:marLeft w:val="0"/>
      <w:marRight w:val="0"/>
      <w:marTop w:val="0"/>
      <w:marBottom w:val="0"/>
      <w:divBdr>
        <w:top w:val="none" w:sz="0" w:space="0" w:color="auto"/>
        <w:left w:val="none" w:sz="0" w:space="0" w:color="auto"/>
        <w:bottom w:val="none" w:sz="0" w:space="0" w:color="auto"/>
        <w:right w:val="none" w:sz="0" w:space="0" w:color="auto"/>
      </w:divBdr>
    </w:div>
    <w:div w:id="1919900077">
      <w:bodyDiv w:val="1"/>
      <w:marLeft w:val="0"/>
      <w:marRight w:val="0"/>
      <w:marTop w:val="0"/>
      <w:marBottom w:val="0"/>
      <w:divBdr>
        <w:top w:val="none" w:sz="0" w:space="0" w:color="auto"/>
        <w:left w:val="none" w:sz="0" w:space="0" w:color="auto"/>
        <w:bottom w:val="none" w:sz="0" w:space="0" w:color="auto"/>
        <w:right w:val="none" w:sz="0" w:space="0" w:color="auto"/>
      </w:divBdr>
    </w:div>
    <w:div w:id="1922451033">
      <w:bodyDiv w:val="1"/>
      <w:marLeft w:val="0"/>
      <w:marRight w:val="0"/>
      <w:marTop w:val="0"/>
      <w:marBottom w:val="0"/>
      <w:divBdr>
        <w:top w:val="none" w:sz="0" w:space="0" w:color="auto"/>
        <w:left w:val="none" w:sz="0" w:space="0" w:color="auto"/>
        <w:bottom w:val="none" w:sz="0" w:space="0" w:color="auto"/>
        <w:right w:val="none" w:sz="0" w:space="0" w:color="auto"/>
      </w:divBdr>
    </w:div>
    <w:div w:id="1932229826">
      <w:bodyDiv w:val="1"/>
      <w:marLeft w:val="0"/>
      <w:marRight w:val="0"/>
      <w:marTop w:val="0"/>
      <w:marBottom w:val="0"/>
      <w:divBdr>
        <w:top w:val="none" w:sz="0" w:space="0" w:color="auto"/>
        <w:left w:val="none" w:sz="0" w:space="0" w:color="auto"/>
        <w:bottom w:val="none" w:sz="0" w:space="0" w:color="auto"/>
        <w:right w:val="none" w:sz="0" w:space="0" w:color="auto"/>
      </w:divBdr>
    </w:div>
    <w:div w:id="1933582375">
      <w:bodyDiv w:val="1"/>
      <w:marLeft w:val="0"/>
      <w:marRight w:val="0"/>
      <w:marTop w:val="0"/>
      <w:marBottom w:val="0"/>
      <w:divBdr>
        <w:top w:val="none" w:sz="0" w:space="0" w:color="auto"/>
        <w:left w:val="none" w:sz="0" w:space="0" w:color="auto"/>
        <w:bottom w:val="none" w:sz="0" w:space="0" w:color="auto"/>
        <w:right w:val="none" w:sz="0" w:space="0" w:color="auto"/>
      </w:divBdr>
    </w:div>
    <w:div w:id="1937900357">
      <w:bodyDiv w:val="1"/>
      <w:marLeft w:val="0"/>
      <w:marRight w:val="0"/>
      <w:marTop w:val="0"/>
      <w:marBottom w:val="0"/>
      <w:divBdr>
        <w:top w:val="none" w:sz="0" w:space="0" w:color="auto"/>
        <w:left w:val="none" w:sz="0" w:space="0" w:color="auto"/>
        <w:bottom w:val="none" w:sz="0" w:space="0" w:color="auto"/>
        <w:right w:val="none" w:sz="0" w:space="0" w:color="auto"/>
      </w:divBdr>
    </w:div>
    <w:div w:id="1941521179">
      <w:bodyDiv w:val="1"/>
      <w:marLeft w:val="0"/>
      <w:marRight w:val="0"/>
      <w:marTop w:val="0"/>
      <w:marBottom w:val="0"/>
      <w:divBdr>
        <w:top w:val="none" w:sz="0" w:space="0" w:color="auto"/>
        <w:left w:val="none" w:sz="0" w:space="0" w:color="auto"/>
        <w:bottom w:val="none" w:sz="0" w:space="0" w:color="auto"/>
        <w:right w:val="none" w:sz="0" w:space="0" w:color="auto"/>
      </w:divBdr>
    </w:div>
    <w:div w:id="1942957806">
      <w:bodyDiv w:val="1"/>
      <w:marLeft w:val="0"/>
      <w:marRight w:val="0"/>
      <w:marTop w:val="0"/>
      <w:marBottom w:val="0"/>
      <w:divBdr>
        <w:top w:val="none" w:sz="0" w:space="0" w:color="auto"/>
        <w:left w:val="none" w:sz="0" w:space="0" w:color="auto"/>
        <w:bottom w:val="none" w:sz="0" w:space="0" w:color="auto"/>
        <w:right w:val="none" w:sz="0" w:space="0" w:color="auto"/>
      </w:divBdr>
    </w:div>
    <w:div w:id="1947154706">
      <w:bodyDiv w:val="1"/>
      <w:marLeft w:val="0"/>
      <w:marRight w:val="0"/>
      <w:marTop w:val="0"/>
      <w:marBottom w:val="0"/>
      <w:divBdr>
        <w:top w:val="none" w:sz="0" w:space="0" w:color="auto"/>
        <w:left w:val="none" w:sz="0" w:space="0" w:color="auto"/>
        <w:bottom w:val="none" w:sz="0" w:space="0" w:color="auto"/>
        <w:right w:val="none" w:sz="0" w:space="0" w:color="auto"/>
      </w:divBdr>
      <w:divsChild>
        <w:div w:id="95713867">
          <w:marLeft w:val="274"/>
          <w:marRight w:val="0"/>
          <w:marTop w:val="0"/>
          <w:marBottom w:val="0"/>
          <w:divBdr>
            <w:top w:val="none" w:sz="0" w:space="0" w:color="auto"/>
            <w:left w:val="none" w:sz="0" w:space="0" w:color="auto"/>
            <w:bottom w:val="none" w:sz="0" w:space="0" w:color="auto"/>
            <w:right w:val="none" w:sz="0" w:space="0" w:color="auto"/>
          </w:divBdr>
        </w:div>
        <w:div w:id="147987749">
          <w:marLeft w:val="274"/>
          <w:marRight w:val="0"/>
          <w:marTop w:val="0"/>
          <w:marBottom w:val="0"/>
          <w:divBdr>
            <w:top w:val="none" w:sz="0" w:space="0" w:color="auto"/>
            <w:left w:val="none" w:sz="0" w:space="0" w:color="auto"/>
            <w:bottom w:val="none" w:sz="0" w:space="0" w:color="auto"/>
            <w:right w:val="none" w:sz="0" w:space="0" w:color="auto"/>
          </w:divBdr>
        </w:div>
        <w:div w:id="159854559">
          <w:marLeft w:val="274"/>
          <w:marRight w:val="0"/>
          <w:marTop w:val="0"/>
          <w:marBottom w:val="0"/>
          <w:divBdr>
            <w:top w:val="none" w:sz="0" w:space="0" w:color="auto"/>
            <w:left w:val="none" w:sz="0" w:space="0" w:color="auto"/>
            <w:bottom w:val="none" w:sz="0" w:space="0" w:color="auto"/>
            <w:right w:val="none" w:sz="0" w:space="0" w:color="auto"/>
          </w:divBdr>
        </w:div>
        <w:div w:id="285550342">
          <w:marLeft w:val="274"/>
          <w:marRight w:val="0"/>
          <w:marTop w:val="0"/>
          <w:marBottom w:val="0"/>
          <w:divBdr>
            <w:top w:val="none" w:sz="0" w:space="0" w:color="auto"/>
            <w:left w:val="none" w:sz="0" w:space="0" w:color="auto"/>
            <w:bottom w:val="none" w:sz="0" w:space="0" w:color="auto"/>
            <w:right w:val="none" w:sz="0" w:space="0" w:color="auto"/>
          </w:divBdr>
        </w:div>
        <w:div w:id="368839378">
          <w:marLeft w:val="274"/>
          <w:marRight w:val="0"/>
          <w:marTop w:val="0"/>
          <w:marBottom w:val="0"/>
          <w:divBdr>
            <w:top w:val="none" w:sz="0" w:space="0" w:color="auto"/>
            <w:left w:val="none" w:sz="0" w:space="0" w:color="auto"/>
            <w:bottom w:val="none" w:sz="0" w:space="0" w:color="auto"/>
            <w:right w:val="none" w:sz="0" w:space="0" w:color="auto"/>
          </w:divBdr>
        </w:div>
        <w:div w:id="469322885">
          <w:marLeft w:val="274"/>
          <w:marRight w:val="0"/>
          <w:marTop w:val="0"/>
          <w:marBottom w:val="0"/>
          <w:divBdr>
            <w:top w:val="none" w:sz="0" w:space="0" w:color="auto"/>
            <w:left w:val="none" w:sz="0" w:space="0" w:color="auto"/>
            <w:bottom w:val="none" w:sz="0" w:space="0" w:color="auto"/>
            <w:right w:val="none" w:sz="0" w:space="0" w:color="auto"/>
          </w:divBdr>
        </w:div>
        <w:div w:id="525799937">
          <w:marLeft w:val="274"/>
          <w:marRight w:val="0"/>
          <w:marTop w:val="0"/>
          <w:marBottom w:val="0"/>
          <w:divBdr>
            <w:top w:val="none" w:sz="0" w:space="0" w:color="auto"/>
            <w:left w:val="none" w:sz="0" w:space="0" w:color="auto"/>
            <w:bottom w:val="none" w:sz="0" w:space="0" w:color="auto"/>
            <w:right w:val="none" w:sz="0" w:space="0" w:color="auto"/>
          </w:divBdr>
        </w:div>
        <w:div w:id="553007162">
          <w:marLeft w:val="274"/>
          <w:marRight w:val="0"/>
          <w:marTop w:val="0"/>
          <w:marBottom w:val="0"/>
          <w:divBdr>
            <w:top w:val="none" w:sz="0" w:space="0" w:color="auto"/>
            <w:left w:val="none" w:sz="0" w:space="0" w:color="auto"/>
            <w:bottom w:val="none" w:sz="0" w:space="0" w:color="auto"/>
            <w:right w:val="none" w:sz="0" w:space="0" w:color="auto"/>
          </w:divBdr>
        </w:div>
        <w:div w:id="558252806">
          <w:marLeft w:val="274"/>
          <w:marRight w:val="0"/>
          <w:marTop w:val="0"/>
          <w:marBottom w:val="0"/>
          <w:divBdr>
            <w:top w:val="none" w:sz="0" w:space="0" w:color="auto"/>
            <w:left w:val="none" w:sz="0" w:space="0" w:color="auto"/>
            <w:bottom w:val="none" w:sz="0" w:space="0" w:color="auto"/>
            <w:right w:val="none" w:sz="0" w:space="0" w:color="auto"/>
          </w:divBdr>
        </w:div>
        <w:div w:id="578290172">
          <w:marLeft w:val="274"/>
          <w:marRight w:val="0"/>
          <w:marTop w:val="0"/>
          <w:marBottom w:val="0"/>
          <w:divBdr>
            <w:top w:val="none" w:sz="0" w:space="0" w:color="auto"/>
            <w:left w:val="none" w:sz="0" w:space="0" w:color="auto"/>
            <w:bottom w:val="none" w:sz="0" w:space="0" w:color="auto"/>
            <w:right w:val="none" w:sz="0" w:space="0" w:color="auto"/>
          </w:divBdr>
        </w:div>
        <w:div w:id="587352901">
          <w:marLeft w:val="274"/>
          <w:marRight w:val="0"/>
          <w:marTop w:val="0"/>
          <w:marBottom w:val="0"/>
          <w:divBdr>
            <w:top w:val="none" w:sz="0" w:space="0" w:color="auto"/>
            <w:left w:val="none" w:sz="0" w:space="0" w:color="auto"/>
            <w:bottom w:val="none" w:sz="0" w:space="0" w:color="auto"/>
            <w:right w:val="none" w:sz="0" w:space="0" w:color="auto"/>
          </w:divBdr>
        </w:div>
        <w:div w:id="612590217">
          <w:marLeft w:val="274"/>
          <w:marRight w:val="0"/>
          <w:marTop w:val="0"/>
          <w:marBottom w:val="0"/>
          <w:divBdr>
            <w:top w:val="none" w:sz="0" w:space="0" w:color="auto"/>
            <w:left w:val="none" w:sz="0" w:space="0" w:color="auto"/>
            <w:bottom w:val="none" w:sz="0" w:space="0" w:color="auto"/>
            <w:right w:val="none" w:sz="0" w:space="0" w:color="auto"/>
          </w:divBdr>
        </w:div>
        <w:div w:id="636112402">
          <w:marLeft w:val="274"/>
          <w:marRight w:val="0"/>
          <w:marTop w:val="0"/>
          <w:marBottom w:val="0"/>
          <w:divBdr>
            <w:top w:val="none" w:sz="0" w:space="0" w:color="auto"/>
            <w:left w:val="none" w:sz="0" w:space="0" w:color="auto"/>
            <w:bottom w:val="none" w:sz="0" w:space="0" w:color="auto"/>
            <w:right w:val="none" w:sz="0" w:space="0" w:color="auto"/>
          </w:divBdr>
        </w:div>
        <w:div w:id="702285029">
          <w:marLeft w:val="274"/>
          <w:marRight w:val="0"/>
          <w:marTop w:val="0"/>
          <w:marBottom w:val="0"/>
          <w:divBdr>
            <w:top w:val="none" w:sz="0" w:space="0" w:color="auto"/>
            <w:left w:val="none" w:sz="0" w:space="0" w:color="auto"/>
            <w:bottom w:val="none" w:sz="0" w:space="0" w:color="auto"/>
            <w:right w:val="none" w:sz="0" w:space="0" w:color="auto"/>
          </w:divBdr>
        </w:div>
        <w:div w:id="702708685">
          <w:marLeft w:val="274"/>
          <w:marRight w:val="0"/>
          <w:marTop w:val="0"/>
          <w:marBottom w:val="0"/>
          <w:divBdr>
            <w:top w:val="none" w:sz="0" w:space="0" w:color="auto"/>
            <w:left w:val="none" w:sz="0" w:space="0" w:color="auto"/>
            <w:bottom w:val="none" w:sz="0" w:space="0" w:color="auto"/>
            <w:right w:val="none" w:sz="0" w:space="0" w:color="auto"/>
          </w:divBdr>
        </w:div>
        <w:div w:id="727345616">
          <w:marLeft w:val="274"/>
          <w:marRight w:val="0"/>
          <w:marTop w:val="0"/>
          <w:marBottom w:val="0"/>
          <w:divBdr>
            <w:top w:val="none" w:sz="0" w:space="0" w:color="auto"/>
            <w:left w:val="none" w:sz="0" w:space="0" w:color="auto"/>
            <w:bottom w:val="none" w:sz="0" w:space="0" w:color="auto"/>
            <w:right w:val="none" w:sz="0" w:space="0" w:color="auto"/>
          </w:divBdr>
        </w:div>
        <w:div w:id="760178664">
          <w:marLeft w:val="274"/>
          <w:marRight w:val="0"/>
          <w:marTop w:val="0"/>
          <w:marBottom w:val="0"/>
          <w:divBdr>
            <w:top w:val="none" w:sz="0" w:space="0" w:color="auto"/>
            <w:left w:val="none" w:sz="0" w:space="0" w:color="auto"/>
            <w:bottom w:val="none" w:sz="0" w:space="0" w:color="auto"/>
            <w:right w:val="none" w:sz="0" w:space="0" w:color="auto"/>
          </w:divBdr>
        </w:div>
        <w:div w:id="770785550">
          <w:marLeft w:val="274"/>
          <w:marRight w:val="0"/>
          <w:marTop w:val="0"/>
          <w:marBottom w:val="0"/>
          <w:divBdr>
            <w:top w:val="none" w:sz="0" w:space="0" w:color="auto"/>
            <w:left w:val="none" w:sz="0" w:space="0" w:color="auto"/>
            <w:bottom w:val="none" w:sz="0" w:space="0" w:color="auto"/>
            <w:right w:val="none" w:sz="0" w:space="0" w:color="auto"/>
          </w:divBdr>
        </w:div>
        <w:div w:id="927155021">
          <w:marLeft w:val="274"/>
          <w:marRight w:val="0"/>
          <w:marTop w:val="0"/>
          <w:marBottom w:val="0"/>
          <w:divBdr>
            <w:top w:val="none" w:sz="0" w:space="0" w:color="auto"/>
            <w:left w:val="none" w:sz="0" w:space="0" w:color="auto"/>
            <w:bottom w:val="none" w:sz="0" w:space="0" w:color="auto"/>
            <w:right w:val="none" w:sz="0" w:space="0" w:color="auto"/>
          </w:divBdr>
        </w:div>
        <w:div w:id="999382955">
          <w:marLeft w:val="274"/>
          <w:marRight w:val="0"/>
          <w:marTop w:val="0"/>
          <w:marBottom w:val="0"/>
          <w:divBdr>
            <w:top w:val="none" w:sz="0" w:space="0" w:color="auto"/>
            <w:left w:val="none" w:sz="0" w:space="0" w:color="auto"/>
            <w:bottom w:val="none" w:sz="0" w:space="0" w:color="auto"/>
            <w:right w:val="none" w:sz="0" w:space="0" w:color="auto"/>
          </w:divBdr>
        </w:div>
        <w:div w:id="1021935038">
          <w:marLeft w:val="274"/>
          <w:marRight w:val="0"/>
          <w:marTop w:val="0"/>
          <w:marBottom w:val="0"/>
          <w:divBdr>
            <w:top w:val="none" w:sz="0" w:space="0" w:color="auto"/>
            <w:left w:val="none" w:sz="0" w:space="0" w:color="auto"/>
            <w:bottom w:val="none" w:sz="0" w:space="0" w:color="auto"/>
            <w:right w:val="none" w:sz="0" w:space="0" w:color="auto"/>
          </w:divBdr>
        </w:div>
        <w:div w:id="1123232322">
          <w:marLeft w:val="274"/>
          <w:marRight w:val="0"/>
          <w:marTop w:val="0"/>
          <w:marBottom w:val="0"/>
          <w:divBdr>
            <w:top w:val="none" w:sz="0" w:space="0" w:color="auto"/>
            <w:left w:val="none" w:sz="0" w:space="0" w:color="auto"/>
            <w:bottom w:val="none" w:sz="0" w:space="0" w:color="auto"/>
            <w:right w:val="none" w:sz="0" w:space="0" w:color="auto"/>
          </w:divBdr>
        </w:div>
        <w:div w:id="1138259023">
          <w:marLeft w:val="274"/>
          <w:marRight w:val="0"/>
          <w:marTop w:val="0"/>
          <w:marBottom w:val="0"/>
          <w:divBdr>
            <w:top w:val="none" w:sz="0" w:space="0" w:color="auto"/>
            <w:left w:val="none" w:sz="0" w:space="0" w:color="auto"/>
            <w:bottom w:val="none" w:sz="0" w:space="0" w:color="auto"/>
            <w:right w:val="none" w:sz="0" w:space="0" w:color="auto"/>
          </w:divBdr>
        </w:div>
        <w:div w:id="1186939403">
          <w:marLeft w:val="274"/>
          <w:marRight w:val="0"/>
          <w:marTop w:val="0"/>
          <w:marBottom w:val="0"/>
          <w:divBdr>
            <w:top w:val="none" w:sz="0" w:space="0" w:color="auto"/>
            <w:left w:val="none" w:sz="0" w:space="0" w:color="auto"/>
            <w:bottom w:val="none" w:sz="0" w:space="0" w:color="auto"/>
            <w:right w:val="none" w:sz="0" w:space="0" w:color="auto"/>
          </w:divBdr>
        </w:div>
        <w:div w:id="1292053940">
          <w:marLeft w:val="274"/>
          <w:marRight w:val="0"/>
          <w:marTop w:val="0"/>
          <w:marBottom w:val="0"/>
          <w:divBdr>
            <w:top w:val="none" w:sz="0" w:space="0" w:color="auto"/>
            <w:left w:val="none" w:sz="0" w:space="0" w:color="auto"/>
            <w:bottom w:val="none" w:sz="0" w:space="0" w:color="auto"/>
            <w:right w:val="none" w:sz="0" w:space="0" w:color="auto"/>
          </w:divBdr>
        </w:div>
        <w:div w:id="1313414328">
          <w:marLeft w:val="274"/>
          <w:marRight w:val="0"/>
          <w:marTop w:val="0"/>
          <w:marBottom w:val="0"/>
          <w:divBdr>
            <w:top w:val="none" w:sz="0" w:space="0" w:color="auto"/>
            <w:left w:val="none" w:sz="0" w:space="0" w:color="auto"/>
            <w:bottom w:val="none" w:sz="0" w:space="0" w:color="auto"/>
            <w:right w:val="none" w:sz="0" w:space="0" w:color="auto"/>
          </w:divBdr>
        </w:div>
        <w:div w:id="1469006614">
          <w:marLeft w:val="274"/>
          <w:marRight w:val="0"/>
          <w:marTop w:val="0"/>
          <w:marBottom w:val="0"/>
          <w:divBdr>
            <w:top w:val="none" w:sz="0" w:space="0" w:color="auto"/>
            <w:left w:val="none" w:sz="0" w:space="0" w:color="auto"/>
            <w:bottom w:val="none" w:sz="0" w:space="0" w:color="auto"/>
            <w:right w:val="none" w:sz="0" w:space="0" w:color="auto"/>
          </w:divBdr>
        </w:div>
        <w:div w:id="1574510585">
          <w:marLeft w:val="274"/>
          <w:marRight w:val="0"/>
          <w:marTop w:val="0"/>
          <w:marBottom w:val="0"/>
          <w:divBdr>
            <w:top w:val="none" w:sz="0" w:space="0" w:color="auto"/>
            <w:left w:val="none" w:sz="0" w:space="0" w:color="auto"/>
            <w:bottom w:val="none" w:sz="0" w:space="0" w:color="auto"/>
            <w:right w:val="none" w:sz="0" w:space="0" w:color="auto"/>
          </w:divBdr>
        </w:div>
        <w:div w:id="1674722755">
          <w:marLeft w:val="274"/>
          <w:marRight w:val="0"/>
          <w:marTop w:val="0"/>
          <w:marBottom w:val="0"/>
          <w:divBdr>
            <w:top w:val="none" w:sz="0" w:space="0" w:color="auto"/>
            <w:left w:val="none" w:sz="0" w:space="0" w:color="auto"/>
            <w:bottom w:val="none" w:sz="0" w:space="0" w:color="auto"/>
            <w:right w:val="none" w:sz="0" w:space="0" w:color="auto"/>
          </w:divBdr>
        </w:div>
        <w:div w:id="1693070677">
          <w:marLeft w:val="274"/>
          <w:marRight w:val="0"/>
          <w:marTop w:val="0"/>
          <w:marBottom w:val="0"/>
          <w:divBdr>
            <w:top w:val="none" w:sz="0" w:space="0" w:color="auto"/>
            <w:left w:val="none" w:sz="0" w:space="0" w:color="auto"/>
            <w:bottom w:val="none" w:sz="0" w:space="0" w:color="auto"/>
            <w:right w:val="none" w:sz="0" w:space="0" w:color="auto"/>
          </w:divBdr>
        </w:div>
        <w:div w:id="1713571594">
          <w:marLeft w:val="274"/>
          <w:marRight w:val="0"/>
          <w:marTop w:val="0"/>
          <w:marBottom w:val="0"/>
          <w:divBdr>
            <w:top w:val="none" w:sz="0" w:space="0" w:color="auto"/>
            <w:left w:val="none" w:sz="0" w:space="0" w:color="auto"/>
            <w:bottom w:val="none" w:sz="0" w:space="0" w:color="auto"/>
            <w:right w:val="none" w:sz="0" w:space="0" w:color="auto"/>
          </w:divBdr>
        </w:div>
        <w:div w:id="1896159552">
          <w:marLeft w:val="274"/>
          <w:marRight w:val="0"/>
          <w:marTop w:val="0"/>
          <w:marBottom w:val="0"/>
          <w:divBdr>
            <w:top w:val="none" w:sz="0" w:space="0" w:color="auto"/>
            <w:left w:val="none" w:sz="0" w:space="0" w:color="auto"/>
            <w:bottom w:val="none" w:sz="0" w:space="0" w:color="auto"/>
            <w:right w:val="none" w:sz="0" w:space="0" w:color="auto"/>
          </w:divBdr>
        </w:div>
        <w:div w:id="1906793138">
          <w:marLeft w:val="274"/>
          <w:marRight w:val="0"/>
          <w:marTop w:val="0"/>
          <w:marBottom w:val="0"/>
          <w:divBdr>
            <w:top w:val="none" w:sz="0" w:space="0" w:color="auto"/>
            <w:left w:val="none" w:sz="0" w:space="0" w:color="auto"/>
            <w:bottom w:val="none" w:sz="0" w:space="0" w:color="auto"/>
            <w:right w:val="none" w:sz="0" w:space="0" w:color="auto"/>
          </w:divBdr>
        </w:div>
        <w:div w:id="1925989124">
          <w:marLeft w:val="274"/>
          <w:marRight w:val="0"/>
          <w:marTop w:val="0"/>
          <w:marBottom w:val="0"/>
          <w:divBdr>
            <w:top w:val="none" w:sz="0" w:space="0" w:color="auto"/>
            <w:left w:val="none" w:sz="0" w:space="0" w:color="auto"/>
            <w:bottom w:val="none" w:sz="0" w:space="0" w:color="auto"/>
            <w:right w:val="none" w:sz="0" w:space="0" w:color="auto"/>
          </w:divBdr>
        </w:div>
        <w:div w:id="1967158521">
          <w:marLeft w:val="274"/>
          <w:marRight w:val="0"/>
          <w:marTop w:val="0"/>
          <w:marBottom w:val="0"/>
          <w:divBdr>
            <w:top w:val="none" w:sz="0" w:space="0" w:color="auto"/>
            <w:left w:val="none" w:sz="0" w:space="0" w:color="auto"/>
            <w:bottom w:val="none" w:sz="0" w:space="0" w:color="auto"/>
            <w:right w:val="none" w:sz="0" w:space="0" w:color="auto"/>
          </w:divBdr>
        </w:div>
        <w:div w:id="1974947189">
          <w:marLeft w:val="274"/>
          <w:marRight w:val="0"/>
          <w:marTop w:val="0"/>
          <w:marBottom w:val="0"/>
          <w:divBdr>
            <w:top w:val="none" w:sz="0" w:space="0" w:color="auto"/>
            <w:left w:val="none" w:sz="0" w:space="0" w:color="auto"/>
            <w:bottom w:val="none" w:sz="0" w:space="0" w:color="auto"/>
            <w:right w:val="none" w:sz="0" w:space="0" w:color="auto"/>
          </w:divBdr>
        </w:div>
        <w:div w:id="1984581713">
          <w:marLeft w:val="274"/>
          <w:marRight w:val="0"/>
          <w:marTop w:val="0"/>
          <w:marBottom w:val="0"/>
          <w:divBdr>
            <w:top w:val="none" w:sz="0" w:space="0" w:color="auto"/>
            <w:left w:val="none" w:sz="0" w:space="0" w:color="auto"/>
            <w:bottom w:val="none" w:sz="0" w:space="0" w:color="auto"/>
            <w:right w:val="none" w:sz="0" w:space="0" w:color="auto"/>
          </w:divBdr>
        </w:div>
        <w:div w:id="1994946187">
          <w:marLeft w:val="274"/>
          <w:marRight w:val="0"/>
          <w:marTop w:val="0"/>
          <w:marBottom w:val="0"/>
          <w:divBdr>
            <w:top w:val="none" w:sz="0" w:space="0" w:color="auto"/>
            <w:left w:val="none" w:sz="0" w:space="0" w:color="auto"/>
            <w:bottom w:val="none" w:sz="0" w:space="0" w:color="auto"/>
            <w:right w:val="none" w:sz="0" w:space="0" w:color="auto"/>
          </w:divBdr>
        </w:div>
        <w:div w:id="2057316259">
          <w:marLeft w:val="274"/>
          <w:marRight w:val="0"/>
          <w:marTop w:val="0"/>
          <w:marBottom w:val="0"/>
          <w:divBdr>
            <w:top w:val="none" w:sz="0" w:space="0" w:color="auto"/>
            <w:left w:val="none" w:sz="0" w:space="0" w:color="auto"/>
            <w:bottom w:val="none" w:sz="0" w:space="0" w:color="auto"/>
            <w:right w:val="none" w:sz="0" w:space="0" w:color="auto"/>
          </w:divBdr>
        </w:div>
        <w:div w:id="2127236253">
          <w:marLeft w:val="274"/>
          <w:marRight w:val="0"/>
          <w:marTop w:val="0"/>
          <w:marBottom w:val="0"/>
          <w:divBdr>
            <w:top w:val="none" w:sz="0" w:space="0" w:color="auto"/>
            <w:left w:val="none" w:sz="0" w:space="0" w:color="auto"/>
            <w:bottom w:val="none" w:sz="0" w:space="0" w:color="auto"/>
            <w:right w:val="none" w:sz="0" w:space="0" w:color="auto"/>
          </w:divBdr>
        </w:div>
      </w:divsChild>
    </w:div>
    <w:div w:id="1964381257">
      <w:bodyDiv w:val="1"/>
      <w:marLeft w:val="0"/>
      <w:marRight w:val="0"/>
      <w:marTop w:val="0"/>
      <w:marBottom w:val="0"/>
      <w:divBdr>
        <w:top w:val="none" w:sz="0" w:space="0" w:color="auto"/>
        <w:left w:val="none" w:sz="0" w:space="0" w:color="auto"/>
        <w:bottom w:val="none" w:sz="0" w:space="0" w:color="auto"/>
        <w:right w:val="none" w:sz="0" w:space="0" w:color="auto"/>
      </w:divBdr>
    </w:div>
    <w:div w:id="1966622807">
      <w:bodyDiv w:val="1"/>
      <w:marLeft w:val="0"/>
      <w:marRight w:val="0"/>
      <w:marTop w:val="0"/>
      <w:marBottom w:val="0"/>
      <w:divBdr>
        <w:top w:val="none" w:sz="0" w:space="0" w:color="auto"/>
        <w:left w:val="none" w:sz="0" w:space="0" w:color="auto"/>
        <w:bottom w:val="none" w:sz="0" w:space="0" w:color="auto"/>
        <w:right w:val="none" w:sz="0" w:space="0" w:color="auto"/>
      </w:divBdr>
    </w:div>
    <w:div w:id="1970472583">
      <w:bodyDiv w:val="1"/>
      <w:marLeft w:val="0"/>
      <w:marRight w:val="0"/>
      <w:marTop w:val="0"/>
      <w:marBottom w:val="0"/>
      <w:divBdr>
        <w:top w:val="none" w:sz="0" w:space="0" w:color="auto"/>
        <w:left w:val="none" w:sz="0" w:space="0" w:color="auto"/>
        <w:bottom w:val="none" w:sz="0" w:space="0" w:color="auto"/>
        <w:right w:val="none" w:sz="0" w:space="0" w:color="auto"/>
      </w:divBdr>
    </w:div>
    <w:div w:id="1970627193">
      <w:bodyDiv w:val="1"/>
      <w:marLeft w:val="0"/>
      <w:marRight w:val="0"/>
      <w:marTop w:val="0"/>
      <w:marBottom w:val="0"/>
      <w:divBdr>
        <w:top w:val="none" w:sz="0" w:space="0" w:color="auto"/>
        <w:left w:val="none" w:sz="0" w:space="0" w:color="auto"/>
        <w:bottom w:val="none" w:sz="0" w:space="0" w:color="auto"/>
        <w:right w:val="none" w:sz="0" w:space="0" w:color="auto"/>
      </w:divBdr>
    </w:div>
    <w:div w:id="1972595171">
      <w:bodyDiv w:val="1"/>
      <w:marLeft w:val="0"/>
      <w:marRight w:val="0"/>
      <w:marTop w:val="0"/>
      <w:marBottom w:val="0"/>
      <w:divBdr>
        <w:top w:val="none" w:sz="0" w:space="0" w:color="auto"/>
        <w:left w:val="none" w:sz="0" w:space="0" w:color="auto"/>
        <w:bottom w:val="none" w:sz="0" w:space="0" w:color="auto"/>
        <w:right w:val="none" w:sz="0" w:space="0" w:color="auto"/>
      </w:divBdr>
    </w:div>
    <w:div w:id="1976179836">
      <w:bodyDiv w:val="1"/>
      <w:marLeft w:val="0"/>
      <w:marRight w:val="0"/>
      <w:marTop w:val="0"/>
      <w:marBottom w:val="0"/>
      <w:divBdr>
        <w:top w:val="none" w:sz="0" w:space="0" w:color="auto"/>
        <w:left w:val="none" w:sz="0" w:space="0" w:color="auto"/>
        <w:bottom w:val="none" w:sz="0" w:space="0" w:color="auto"/>
        <w:right w:val="none" w:sz="0" w:space="0" w:color="auto"/>
      </w:divBdr>
    </w:div>
    <w:div w:id="1984507337">
      <w:bodyDiv w:val="1"/>
      <w:marLeft w:val="0"/>
      <w:marRight w:val="0"/>
      <w:marTop w:val="0"/>
      <w:marBottom w:val="0"/>
      <w:divBdr>
        <w:top w:val="none" w:sz="0" w:space="0" w:color="auto"/>
        <w:left w:val="none" w:sz="0" w:space="0" w:color="auto"/>
        <w:bottom w:val="none" w:sz="0" w:space="0" w:color="auto"/>
        <w:right w:val="none" w:sz="0" w:space="0" w:color="auto"/>
      </w:divBdr>
    </w:div>
    <w:div w:id="1988051426">
      <w:bodyDiv w:val="1"/>
      <w:marLeft w:val="0"/>
      <w:marRight w:val="0"/>
      <w:marTop w:val="0"/>
      <w:marBottom w:val="0"/>
      <w:divBdr>
        <w:top w:val="none" w:sz="0" w:space="0" w:color="auto"/>
        <w:left w:val="none" w:sz="0" w:space="0" w:color="auto"/>
        <w:bottom w:val="none" w:sz="0" w:space="0" w:color="auto"/>
        <w:right w:val="none" w:sz="0" w:space="0" w:color="auto"/>
      </w:divBdr>
    </w:div>
    <w:div w:id="1989163493">
      <w:bodyDiv w:val="1"/>
      <w:marLeft w:val="0"/>
      <w:marRight w:val="0"/>
      <w:marTop w:val="0"/>
      <w:marBottom w:val="0"/>
      <w:divBdr>
        <w:top w:val="none" w:sz="0" w:space="0" w:color="auto"/>
        <w:left w:val="none" w:sz="0" w:space="0" w:color="auto"/>
        <w:bottom w:val="none" w:sz="0" w:space="0" w:color="auto"/>
        <w:right w:val="none" w:sz="0" w:space="0" w:color="auto"/>
      </w:divBdr>
    </w:div>
    <w:div w:id="1989359431">
      <w:bodyDiv w:val="1"/>
      <w:marLeft w:val="0"/>
      <w:marRight w:val="0"/>
      <w:marTop w:val="0"/>
      <w:marBottom w:val="0"/>
      <w:divBdr>
        <w:top w:val="none" w:sz="0" w:space="0" w:color="auto"/>
        <w:left w:val="none" w:sz="0" w:space="0" w:color="auto"/>
        <w:bottom w:val="none" w:sz="0" w:space="0" w:color="auto"/>
        <w:right w:val="none" w:sz="0" w:space="0" w:color="auto"/>
      </w:divBdr>
    </w:div>
    <w:div w:id="2000186408">
      <w:bodyDiv w:val="1"/>
      <w:marLeft w:val="0"/>
      <w:marRight w:val="0"/>
      <w:marTop w:val="0"/>
      <w:marBottom w:val="0"/>
      <w:divBdr>
        <w:top w:val="none" w:sz="0" w:space="0" w:color="auto"/>
        <w:left w:val="none" w:sz="0" w:space="0" w:color="auto"/>
        <w:bottom w:val="none" w:sz="0" w:space="0" w:color="auto"/>
        <w:right w:val="none" w:sz="0" w:space="0" w:color="auto"/>
      </w:divBdr>
    </w:div>
    <w:div w:id="2003581007">
      <w:bodyDiv w:val="1"/>
      <w:marLeft w:val="0"/>
      <w:marRight w:val="0"/>
      <w:marTop w:val="0"/>
      <w:marBottom w:val="0"/>
      <w:divBdr>
        <w:top w:val="none" w:sz="0" w:space="0" w:color="auto"/>
        <w:left w:val="none" w:sz="0" w:space="0" w:color="auto"/>
        <w:bottom w:val="none" w:sz="0" w:space="0" w:color="auto"/>
        <w:right w:val="none" w:sz="0" w:space="0" w:color="auto"/>
      </w:divBdr>
    </w:div>
    <w:div w:id="2011640563">
      <w:bodyDiv w:val="1"/>
      <w:marLeft w:val="0"/>
      <w:marRight w:val="0"/>
      <w:marTop w:val="0"/>
      <w:marBottom w:val="0"/>
      <w:divBdr>
        <w:top w:val="none" w:sz="0" w:space="0" w:color="auto"/>
        <w:left w:val="none" w:sz="0" w:space="0" w:color="auto"/>
        <w:bottom w:val="none" w:sz="0" w:space="0" w:color="auto"/>
        <w:right w:val="none" w:sz="0" w:space="0" w:color="auto"/>
      </w:divBdr>
    </w:div>
    <w:div w:id="2013336546">
      <w:bodyDiv w:val="1"/>
      <w:marLeft w:val="0"/>
      <w:marRight w:val="0"/>
      <w:marTop w:val="0"/>
      <w:marBottom w:val="0"/>
      <w:divBdr>
        <w:top w:val="none" w:sz="0" w:space="0" w:color="auto"/>
        <w:left w:val="none" w:sz="0" w:space="0" w:color="auto"/>
        <w:bottom w:val="none" w:sz="0" w:space="0" w:color="auto"/>
        <w:right w:val="none" w:sz="0" w:space="0" w:color="auto"/>
      </w:divBdr>
    </w:div>
    <w:div w:id="2020816500">
      <w:bodyDiv w:val="1"/>
      <w:marLeft w:val="0"/>
      <w:marRight w:val="0"/>
      <w:marTop w:val="0"/>
      <w:marBottom w:val="0"/>
      <w:divBdr>
        <w:top w:val="none" w:sz="0" w:space="0" w:color="auto"/>
        <w:left w:val="none" w:sz="0" w:space="0" w:color="auto"/>
        <w:bottom w:val="none" w:sz="0" w:space="0" w:color="auto"/>
        <w:right w:val="none" w:sz="0" w:space="0" w:color="auto"/>
      </w:divBdr>
    </w:div>
    <w:div w:id="2020887486">
      <w:bodyDiv w:val="1"/>
      <w:marLeft w:val="0"/>
      <w:marRight w:val="0"/>
      <w:marTop w:val="0"/>
      <w:marBottom w:val="0"/>
      <w:divBdr>
        <w:top w:val="none" w:sz="0" w:space="0" w:color="auto"/>
        <w:left w:val="none" w:sz="0" w:space="0" w:color="auto"/>
        <w:bottom w:val="none" w:sz="0" w:space="0" w:color="auto"/>
        <w:right w:val="none" w:sz="0" w:space="0" w:color="auto"/>
      </w:divBdr>
    </w:div>
    <w:div w:id="2035304400">
      <w:bodyDiv w:val="1"/>
      <w:marLeft w:val="0"/>
      <w:marRight w:val="0"/>
      <w:marTop w:val="0"/>
      <w:marBottom w:val="0"/>
      <w:divBdr>
        <w:top w:val="none" w:sz="0" w:space="0" w:color="auto"/>
        <w:left w:val="none" w:sz="0" w:space="0" w:color="auto"/>
        <w:bottom w:val="none" w:sz="0" w:space="0" w:color="auto"/>
        <w:right w:val="none" w:sz="0" w:space="0" w:color="auto"/>
      </w:divBdr>
    </w:div>
    <w:div w:id="2037388219">
      <w:bodyDiv w:val="1"/>
      <w:marLeft w:val="0"/>
      <w:marRight w:val="0"/>
      <w:marTop w:val="0"/>
      <w:marBottom w:val="0"/>
      <w:divBdr>
        <w:top w:val="none" w:sz="0" w:space="0" w:color="auto"/>
        <w:left w:val="none" w:sz="0" w:space="0" w:color="auto"/>
        <w:bottom w:val="none" w:sz="0" w:space="0" w:color="auto"/>
        <w:right w:val="none" w:sz="0" w:space="0" w:color="auto"/>
      </w:divBdr>
    </w:div>
    <w:div w:id="2040007695">
      <w:bodyDiv w:val="1"/>
      <w:marLeft w:val="0"/>
      <w:marRight w:val="0"/>
      <w:marTop w:val="0"/>
      <w:marBottom w:val="0"/>
      <w:divBdr>
        <w:top w:val="none" w:sz="0" w:space="0" w:color="auto"/>
        <w:left w:val="none" w:sz="0" w:space="0" w:color="auto"/>
        <w:bottom w:val="none" w:sz="0" w:space="0" w:color="auto"/>
        <w:right w:val="none" w:sz="0" w:space="0" w:color="auto"/>
      </w:divBdr>
    </w:div>
    <w:div w:id="2043624839">
      <w:bodyDiv w:val="1"/>
      <w:marLeft w:val="0"/>
      <w:marRight w:val="0"/>
      <w:marTop w:val="0"/>
      <w:marBottom w:val="0"/>
      <w:divBdr>
        <w:top w:val="none" w:sz="0" w:space="0" w:color="auto"/>
        <w:left w:val="none" w:sz="0" w:space="0" w:color="auto"/>
        <w:bottom w:val="none" w:sz="0" w:space="0" w:color="auto"/>
        <w:right w:val="none" w:sz="0" w:space="0" w:color="auto"/>
      </w:divBdr>
    </w:div>
    <w:div w:id="2047639501">
      <w:bodyDiv w:val="1"/>
      <w:marLeft w:val="0"/>
      <w:marRight w:val="0"/>
      <w:marTop w:val="0"/>
      <w:marBottom w:val="0"/>
      <w:divBdr>
        <w:top w:val="none" w:sz="0" w:space="0" w:color="auto"/>
        <w:left w:val="none" w:sz="0" w:space="0" w:color="auto"/>
        <w:bottom w:val="none" w:sz="0" w:space="0" w:color="auto"/>
        <w:right w:val="none" w:sz="0" w:space="0" w:color="auto"/>
      </w:divBdr>
    </w:div>
    <w:div w:id="2050648062">
      <w:bodyDiv w:val="1"/>
      <w:marLeft w:val="0"/>
      <w:marRight w:val="0"/>
      <w:marTop w:val="0"/>
      <w:marBottom w:val="0"/>
      <w:divBdr>
        <w:top w:val="none" w:sz="0" w:space="0" w:color="auto"/>
        <w:left w:val="none" w:sz="0" w:space="0" w:color="auto"/>
        <w:bottom w:val="none" w:sz="0" w:space="0" w:color="auto"/>
        <w:right w:val="none" w:sz="0" w:space="0" w:color="auto"/>
      </w:divBdr>
    </w:div>
    <w:div w:id="2055539074">
      <w:bodyDiv w:val="1"/>
      <w:marLeft w:val="0"/>
      <w:marRight w:val="0"/>
      <w:marTop w:val="0"/>
      <w:marBottom w:val="0"/>
      <w:divBdr>
        <w:top w:val="none" w:sz="0" w:space="0" w:color="auto"/>
        <w:left w:val="none" w:sz="0" w:space="0" w:color="auto"/>
        <w:bottom w:val="none" w:sz="0" w:space="0" w:color="auto"/>
        <w:right w:val="none" w:sz="0" w:space="0" w:color="auto"/>
      </w:divBdr>
    </w:div>
    <w:div w:id="2060934506">
      <w:bodyDiv w:val="1"/>
      <w:marLeft w:val="0"/>
      <w:marRight w:val="0"/>
      <w:marTop w:val="0"/>
      <w:marBottom w:val="0"/>
      <w:divBdr>
        <w:top w:val="none" w:sz="0" w:space="0" w:color="auto"/>
        <w:left w:val="none" w:sz="0" w:space="0" w:color="auto"/>
        <w:bottom w:val="none" w:sz="0" w:space="0" w:color="auto"/>
        <w:right w:val="none" w:sz="0" w:space="0" w:color="auto"/>
      </w:divBdr>
    </w:div>
    <w:div w:id="2068801912">
      <w:bodyDiv w:val="1"/>
      <w:marLeft w:val="0"/>
      <w:marRight w:val="0"/>
      <w:marTop w:val="0"/>
      <w:marBottom w:val="0"/>
      <w:divBdr>
        <w:top w:val="none" w:sz="0" w:space="0" w:color="auto"/>
        <w:left w:val="none" w:sz="0" w:space="0" w:color="auto"/>
        <w:bottom w:val="none" w:sz="0" w:space="0" w:color="auto"/>
        <w:right w:val="none" w:sz="0" w:space="0" w:color="auto"/>
      </w:divBdr>
    </w:div>
    <w:div w:id="2070182210">
      <w:bodyDiv w:val="1"/>
      <w:marLeft w:val="0"/>
      <w:marRight w:val="0"/>
      <w:marTop w:val="0"/>
      <w:marBottom w:val="0"/>
      <w:divBdr>
        <w:top w:val="none" w:sz="0" w:space="0" w:color="auto"/>
        <w:left w:val="none" w:sz="0" w:space="0" w:color="auto"/>
        <w:bottom w:val="none" w:sz="0" w:space="0" w:color="auto"/>
        <w:right w:val="none" w:sz="0" w:space="0" w:color="auto"/>
      </w:divBdr>
    </w:div>
    <w:div w:id="2072726417">
      <w:bodyDiv w:val="1"/>
      <w:marLeft w:val="0"/>
      <w:marRight w:val="0"/>
      <w:marTop w:val="0"/>
      <w:marBottom w:val="0"/>
      <w:divBdr>
        <w:top w:val="none" w:sz="0" w:space="0" w:color="auto"/>
        <w:left w:val="none" w:sz="0" w:space="0" w:color="auto"/>
        <w:bottom w:val="none" w:sz="0" w:space="0" w:color="auto"/>
        <w:right w:val="none" w:sz="0" w:space="0" w:color="auto"/>
      </w:divBdr>
    </w:div>
    <w:div w:id="2076198668">
      <w:bodyDiv w:val="1"/>
      <w:marLeft w:val="0"/>
      <w:marRight w:val="0"/>
      <w:marTop w:val="0"/>
      <w:marBottom w:val="0"/>
      <w:divBdr>
        <w:top w:val="none" w:sz="0" w:space="0" w:color="auto"/>
        <w:left w:val="none" w:sz="0" w:space="0" w:color="auto"/>
        <w:bottom w:val="none" w:sz="0" w:space="0" w:color="auto"/>
        <w:right w:val="none" w:sz="0" w:space="0" w:color="auto"/>
      </w:divBdr>
    </w:div>
    <w:div w:id="2085644640">
      <w:bodyDiv w:val="1"/>
      <w:marLeft w:val="0"/>
      <w:marRight w:val="0"/>
      <w:marTop w:val="0"/>
      <w:marBottom w:val="0"/>
      <w:divBdr>
        <w:top w:val="none" w:sz="0" w:space="0" w:color="auto"/>
        <w:left w:val="none" w:sz="0" w:space="0" w:color="auto"/>
        <w:bottom w:val="none" w:sz="0" w:space="0" w:color="auto"/>
        <w:right w:val="none" w:sz="0" w:space="0" w:color="auto"/>
      </w:divBdr>
    </w:div>
    <w:div w:id="2089496678">
      <w:bodyDiv w:val="1"/>
      <w:marLeft w:val="0"/>
      <w:marRight w:val="0"/>
      <w:marTop w:val="0"/>
      <w:marBottom w:val="0"/>
      <w:divBdr>
        <w:top w:val="none" w:sz="0" w:space="0" w:color="auto"/>
        <w:left w:val="none" w:sz="0" w:space="0" w:color="auto"/>
        <w:bottom w:val="none" w:sz="0" w:space="0" w:color="auto"/>
        <w:right w:val="none" w:sz="0" w:space="0" w:color="auto"/>
      </w:divBdr>
    </w:div>
    <w:div w:id="2113933300">
      <w:bodyDiv w:val="1"/>
      <w:marLeft w:val="0"/>
      <w:marRight w:val="0"/>
      <w:marTop w:val="0"/>
      <w:marBottom w:val="0"/>
      <w:divBdr>
        <w:top w:val="none" w:sz="0" w:space="0" w:color="auto"/>
        <w:left w:val="none" w:sz="0" w:space="0" w:color="auto"/>
        <w:bottom w:val="none" w:sz="0" w:space="0" w:color="auto"/>
        <w:right w:val="none" w:sz="0" w:space="0" w:color="auto"/>
      </w:divBdr>
    </w:div>
    <w:div w:id="2137483601">
      <w:bodyDiv w:val="1"/>
      <w:marLeft w:val="0"/>
      <w:marRight w:val="0"/>
      <w:marTop w:val="0"/>
      <w:marBottom w:val="0"/>
      <w:divBdr>
        <w:top w:val="none" w:sz="0" w:space="0" w:color="auto"/>
        <w:left w:val="none" w:sz="0" w:space="0" w:color="auto"/>
        <w:bottom w:val="none" w:sz="0" w:space="0" w:color="auto"/>
        <w:right w:val="none" w:sz="0" w:space="0" w:color="auto"/>
      </w:divBdr>
    </w:div>
    <w:div w:id="2142965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 /><Relationship Id="rId117" Type="http://schemas.openxmlformats.org/officeDocument/2006/relationships/theme" Target="theme/theme1.xml" /><Relationship Id="rId21" Type="http://schemas.openxmlformats.org/officeDocument/2006/relationships/image" Target="media/image6.jpeg" /><Relationship Id="rId42" Type="http://schemas.openxmlformats.org/officeDocument/2006/relationships/hyperlink" Target="https://www.google.com/url?sa=t&amp;source=web&amp;rct=j&amp;url=https%3A%2F%2Fwww.gartner.com%2Fen%2Fnewsroom%2Fpress-releases%2F2025-12-04-gartner-forecasts-116-million-electric-vehicles-will-be-on-the-road-in-2026%23%3A~%3Atext%3DElectric%2520Vehicles%2520in%2520Use%2520to%2CPHEVs%2520(see%2520Table%25201).&amp;ved=0CAEQ1fkOahcKEwjgso7IgpSTAxUAAAAAHQAAAAAQXA&amp;opi=89978449" TargetMode="External" /><Relationship Id="rId47" Type="http://schemas.openxmlformats.org/officeDocument/2006/relationships/hyperlink" Target="https://www.google.com/url?sa=t&amp;source=web&amp;rct=j&amp;url=https%3A%2F%2Fpapers.ssrn.com%2Fsol3%2Fpapers.cfm%3Fabstract_id%3D4233459%23%3A~%3Atext%3DAbstract%2C1.&amp;ved=0CAEQ1fkOahcKEwjwosTgipSTAxUAAAAAHQAAAAAQBQ&amp;opi=89978449" TargetMode="External" /><Relationship Id="rId63" Type="http://schemas.openxmlformats.org/officeDocument/2006/relationships/hyperlink" Target="https://ukhealthalliance.org/news-item/health-impacts-must-be-considered-in-assessing-future-oil-and-gas-projects/" TargetMode="External" /><Relationship Id="rId68" Type="http://schemas.openxmlformats.org/officeDocument/2006/relationships/hyperlink" Target="https://www.google.com/url?sa=t&amp;source=web&amp;rct=j&amp;url=https%3A%2F%2Fwww.energiewechsel.de%2FKAENEF%2FRedaktion%2FDE%2FPublikation%2FKampagne-Energiewechsel%2Fflyer-energiewechsel-erneuerbare-energien-zuhause-eng.pdf%3F__blob%3DpublicationFile%26v%3D13%23%3A~%3Atext%3DElectricity%2520from%2520a%2520solar%2520PV%2Cfor%2520people%2520renting%2520a%2520home.&amp;ved=0CAEQ1fkOahgKEwjgso7IgpSTAxUAAAAAHQAAAAAQwAE&amp;opi=89978449" TargetMode="External" /><Relationship Id="rId84" Type="http://schemas.openxmlformats.org/officeDocument/2006/relationships/image" Target="media/image31.jpeg" /><Relationship Id="rId89" Type="http://schemas.openxmlformats.org/officeDocument/2006/relationships/hyperlink" Target="https://bkvenergy.com/learning-center/environmental-impact-of-nuclear-energy/" TargetMode="External" /><Relationship Id="rId112" Type="http://schemas.openxmlformats.org/officeDocument/2006/relationships/hyperlink" Target="https://www.sciencedirect.com/science/article/pii/S0301421525004069" TargetMode="External" /><Relationship Id="rId16" Type="http://schemas.openxmlformats.org/officeDocument/2006/relationships/image" Target="media/image3.jpeg" /><Relationship Id="rId107" Type="http://schemas.openxmlformats.org/officeDocument/2006/relationships/image" Target="media/image45.jpeg" /><Relationship Id="rId11" Type="http://schemas.openxmlformats.org/officeDocument/2006/relationships/image" Target="media/image1.png" /><Relationship Id="rId24" Type="http://schemas.openxmlformats.org/officeDocument/2006/relationships/image" Target="media/image7.jpeg" /><Relationship Id="rId32" Type="http://schemas.openxmlformats.org/officeDocument/2006/relationships/hyperlink" Target="https://blog.alutal.com.br/en/industry/how-oil-is-extracted/" TargetMode="External" /><Relationship Id="rId37" Type="http://schemas.openxmlformats.org/officeDocument/2006/relationships/footer" Target="footer2.xml" /><Relationship Id="rId40" Type="http://schemas.openxmlformats.org/officeDocument/2006/relationships/hyperlink" Target="https://www.google.com/url?sa=t&amp;source=web&amp;rct=j&amp;url=https%3A%2F%2Fwww.eonenergy.com%2Four-blog%2Fways-to-power-your-home-with-renewable-energy.html&amp;ved=0CAEQ1fkOahcKEwjgso7IgpSTAxUAAAAAHQAAAAAQOA&amp;opi=89978449" TargetMode="External" /><Relationship Id="rId45" Type="http://schemas.openxmlformats.org/officeDocument/2006/relationships/hyperlink" Target="https://www.google.com/url?sa=t&amp;source=web&amp;rct=j&amp;url=https%3A%2F%2Fwww.energiewechsel.de%2FKAENEF%2FRedaktion%2FDE%2FPublikation%2FKampagne-Energiewechsel%2Fflyer-energiewechsel-erneuerbare-energien-zuhause-eng.pdf%3F__blob%3DpublicationFile%26v%3D13%23%3A~%3Atext%3DElectricity%2520from%2520a%2520solar%2520PV%2Cfor%2520people%2520renting%2520a%2520home.&amp;ved=0CAEQ1fkOahgKEwjgso7IgpSTAxUAAAAAHQAAAAAQwAE&amp;opi=89978449" TargetMode="External" /><Relationship Id="rId53" Type="http://schemas.openxmlformats.org/officeDocument/2006/relationships/image" Target="media/image17.jpeg" /><Relationship Id="rId58" Type="http://schemas.openxmlformats.org/officeDocument/2006/relationships/hyperlink" Target="https://www.google.com/url?sa=t&amp;source=web&amp;rct=j&amp;url=https%3A%2F%2Fwww.who.int%2Fnews-room%2Ffact-sheets%2Fdetail%2Fclimate-change-and-health%23%3A~%3Atext%3DOverview%2Cto%2520food%2520systems%2520and%2520livelihoods.&amp;ved=0CAEQ1fkOahcKEwjo7qSylJSTAxUAAAAAHQAAAAAQEw&amp;opi=89978449" TargetMode="External" /><Relationship Id="rId66" Type="http://schemas.openxmlformats.org/officeDocument/2006/relationships/hyperlink" Target="https://ukhealthalliance.org/news-item/health-impacts-must-be-considered-in-assessing-future-oil-and-gas-projects/" TargetMode="External" /><Relationship Id="rId74" Type="http://schemas.openxmlformats.org/officeDocument/2006/relationships/hyperlink" Target="https://pmc.ncbi.nlm.nih.gov/articles/PMC10686100/" TargetMode="External" /><Relationship Id="rId79" Type="http://schemas.openxmlformats.org/officeDocument/2006/relationships/image" Target="media/image26.jpeg" /><Relationship Id="rId87" Type="http://schemas.openxmlformats.org/officeDocument/2006/relationships/image" Target="media/image34.jpeg" /><Relationship Id="rId102" Type="http://schemas.openxmlformats.org/officeDocument/2006/relationships/image" Target="media/image41.jpeg" /><Relationship Id="rId110" Type="http://schemas.openxmlformats.org/officeDocument/2006/relationships/hyperlink" Target="https://www.sciencedirect.com/science/article/abs/pii/S0960148122005900" TargetMode="External" /><Relationship Id="rId115" Type="http://schemas.openxmlformats.org/officeDocument/2006/relationships/fontTable" Target="fontTable.xml" /><Relationship Id="rId5" Type="http://schemas.openxmlformats.org/officeDocument/2006/relationships/numbering" Target="numbering.xml" /><Relationship Id="rId61" Type="http://schemas.openxmlformats.org/officeDocument/2006/relationships/image" Target="media/image21.jpeg" /><Relationship Id="rId82" Type="http://schemas.openxmlformats.org/officeDocument/2006/relationships/image" Target="media/image29.jpeg" /><Relationship Id="rId90" Type="http://schemas.openxmlformats.org/officeDocument/2006/relationships/image" Target="media/image36.jpeg" /><Relationship Id="rId95" Type="http://schemas.openxmlformats.org/officeDocument/2006/relationships/hyperlink" Target="https://www.mdpi.com/2673-4060/6/3/111" TargetMode="External" /><Relationship Id="rId19" Type="http://schemas.openxmlformats.org/officeDocument/2006/relationships/hyperlink" Target="https://ucmp.berkeley.edu/carboniferous/carboniferous.php" TargetMode="External" /><Relationship Id="rId14" Type="http://schemas.openxmlformats.org/officeDocument/2006/relationships/hyperlink" Target="https://www.iflscience.com/could-humans-ever-be-fossil-fuels-in-the-future-70910" TargetMode="External" /><Relationship Id="rId22" Type="http://schemas.openxmlformats.org/officeDocument/2006/relationships/hyperlink" Target="https://www.iflscience.com/could-humans-ever-be-fossil-fuels-in-the-future-70910" TargetMode="External" /><Relationship Id="rId27" Type="http://schemas.openxmlformats.org/officeDocument/2006/relationships/image" Target="media/image9.jpeg" /><Relationship Id="rId30" Type="http://schemas.openxmlformats.org/officeDocument/2006/relationships/image" Target="media/image11.jpeg" /><Relationship Id="rId35" Type="http://schemas.openxmlformats.org/officeDocument/2006/relationships/header" Target="header2.xml" /><Relationship Id="rId43" Type="http://schemas.openxmlformats.org/officeDocument/2006/relationships/hyperlink" Target="https://www.google.com/url?sa=t&amp;source=web&amp;rct=j&amp;url=https%3A%2F%2Fwww.isbe.net%2FCTEDocuments%2FFCS-700016.pdf&amp;ved=0CAEQ1fkOahgKEwjgso7IgpSTAxUAAAAAHQAAAAAQhwE&amp;opi=89978449" TargetMode="External" /><Relationship Id="rId48" Type="http://schemas.openxmlformats.org/officeDocument/2006/relationships/hyperlink" Target="https://www.google.com/url?sa=t&amp;source=web&amp;rct=j&amp;url=https%3A%2F%2Fwww.who.int%2Fnews-room%2Ffact-sheets%2Fdetail%2Fclimate-change-and-health%23%3A~%3Atext%3DOverview%2Cto%2520food%2520systems%2520and%2520livelihoods.&amp;ved=0CAEQ1fkOahcKEwjo7qSylJSTAxUAAAAAHQAAAAAQEw&amp;opi=89978449" TargetMode="External" /><Relationship Id="rId56" Type="http://schemas.openxmlformats.org/officeDocument/2006/relationships/hyperlink" Target="https://digitallylearn.com/global-warming-effects-acid-rain-greenhouse-ozone-depletion-deforestation/" TargetMode="External" /><Relationship Id="rId64" Type="http://schemas.openxmlformats.org/officeDocument/2006/relationships/hyperlink" Target="https://floodjustice.univ-tours.fr/climate-change/" TargetMode="External" /><Relationship Id="rId69" Type="http://schemas.openxmlformats.org/officeDocument/2006/relationships/hyperlink" Target="https://www.google.com/url?sa=t&amp;source=web&amp;rct=j&amp;url=https%3A%2F%2Fmecs.org.uk%2Fblog%2Fenergy-transfer-in-kitchen-appliances%2F%23%3A~%3Atext%3DInduction%2520is%2520often%2520seen%2520as%2CEPC%2520is%252050%2525%2520more%2520efficient.&amp;ved=0CAEQ1fkOahgKEwjgso7IgpSTAxUAAAAAHQAAAAAQiwE&amp;opi=89978449" TargetMode="External" /><Relationship Id="rId77" Type="http://schemas.openxmlformats.org/officeDocument/2006/relationships/image" Target="media/image24.jpeg" /><Relationship Id="rId100" Type="http://schemas.openxmlformats.org/officeDocument/2006/relationships/hyperlink" Target="https://www.mdpi.com/1996-1073/17/24/6328" TargetMode="External" /><Relationship Id="rId105" Type="http://schemas.openxmlformats.org/officeDocument/2006/relationships/hyperlink" Target="https://bkvenergy.com/learning-center/environmental-impact-of-nuclear-energy/" TargetMode="External" /><Relationship Id="rId113" Type="http://schemas.openxmlformats.org/officeDocument/2006/relationships/hyperlink" Target="https://www.energysage.com/about-clean-energy/advantages-and-disadvantages-of-renewable-energy/" TargetMode="External" /><Relationship Id="rId8" Type="http://schemas.openxmlformats.org/officeDocument/2006/relationships/webSettings" Target="webSettings.xml" /><Relationship Id="rId51" Type="http://schemas.openxmlformats.org/officeDocument/2006/relationships/image" Target="media/image16.jpeg" /><Relationship Id="rId72" Type="http://schemas.openxmlformats.org/officeDocument/2006/relationships/hyperlink" Target="https://www.eia.gov/energyexplained/coal/mining-and-transportation.php" TargetMode="External" /><Relationship Id="rId80" Type="http://schemas.openxmlformats.org/officeDocument/2006/relationships/image" Target="media/image27.jpeg" /><Relationship Id="rId85" Type="http://schemas.openxmlformats.org/officeDocument/2006/relationships/image" Target="media/image32.jpeg" /><Relationship Id="rId93" Type="http://schemas.openxmlformats.org/officeDocument/2006/relationships/image" Target="media/image37.jpeg" /><Relationship Id="rId98" Type="http://schemas.openxmlformats.org/officeDocument/2006/relationships/image" Target="media/image39.jpeg" /><Relationship Id="rId3" Type="http://schemas.openxmlformats.org/officeDocument/2006/relationships/customXml" Target="../customXml/item3.xml" /><Relationship Id="rId12" Type="http://schemas.openxmlformats.org/officeDocument/2006/relationships/hyperlink" Target="https://www.iflscience.com/could-humans-ever-be-fossil-fuels-in-the-future-70910" TargetMode="External" /><Relationship Id="rId17" Type="http://schemas.openxmlformats.org/officeDocument/2006/relationships/image" Target="media/image4.jpeg" /><Relationship Id="rId25" Type="http://schemas.openxmlformats.org/officeDocument/2006/relationships/hyperlink" Target="https://bio.libretexts.org/Courses/Coastline_College/ENVS_C100%3A_Environmental_Science_%28Hoerer%29/06%3A_Energy/6.01%3A_Fossil_Fuels/6.1.02%3A_Mining_Processing_and_Generating_Electricity" TargetMode="External" /><Relationship Id="rId33" Type="http://schemas.openxmlformats.org/officeDocument/2006/relationships/image" Target="media/image13.gif" /><Relationship Id="rId38" Type="http://schemas.openxmlformats.org/officeDocument/2006/relationships/header" Target="header3.xml" /><Relationship Id="rId46" Type="http://schemas.openxmlformats.org/officeDocument/2006/relationships/hyperlink" Target="https://www.google.com/url?sa=t&amp;source=web&amp;rct=j&amp;url=https%3A%2F%2Fabout.bnef.com%2Finsights%2Fclean-transport%2Felectric-vehicle-fleet-set-to-hit-100-million-by-2026-but-stronger-push-needed-to-stay-on-track-for-net-zero%2F%23%3A~%3Atext%3DBloombergNEF%3A%2520Urgent%2520policy%2520action%2520needed%2Clike%2520India%2C%2520Thailand%2520and%2520Indonesia.&amp;ved=0CAEQ1fkOahgKEwjgso7IgpSTAxUAAAAAHQAAAAAQzAE&amp;opi=89978449" TargetMode="External" /><Relationship Id="rId59" Type="http://schemas.openxmlformats.org/officeDocument/2006/relationships/hyperlink" Target="https://pmc.ncbi.nlm.nih.gov/articles/PMC10686100/" TargetMode="External" /><Relationship Id="rId67" Type="http://schemas.openxmlformats.org/officeDocument/2006/relationships/hyperlink" Target="https://about.bnef.com/insights/clean-transport/electric-vehicle-fleet-set-to-hit-100-million-by-2026-but-stronger-push-needed-to-stay-on-track-for-net-zero/" TargetMode="External" /><Relationship Id="rId103" Type="http://schemas.openxmlformats.org/officeDocument/2006/relationships/image" Target="media/image42.jpeg" /><Relationship Id="rId108" Type="http://schemas.openxmlformats.org/officeDocument/2006/relationships/image" Target="media/image46.jpeg" /><Relationship Id="rId116" Type="http://schemas.openxmlformats.org/officeDocument/2006/relationships/glossaryDocument" Target="glossary/document.xml" /><Relationship Id="rId20" Type="http://schemas.openxmlformats.org/officeDocument/2006/relationships/image" Target="media/image5.jpeg" /><Relationship Id="rId41" Type="http://schemas.openxmlformats.org/officeDocument/2006/relationships/hyperlink" Target="https://www.google.com/url?sa=t&amp;source=web&amp;rct=j&amp;url=https%3A%2F%2Fenergypedia.info%2Fimages%2Ff%2Ff6%2FMicro_Gasification_Cooking_with_gas_from_biomass.pdf&amp;ved=0CAEQ1fkOahcKEwjgso7IgpSTAxUAAAAAHQAAAAAQUA&amp;opi=89978449" TargetMode="External" /><Relationship Id="rId54" Type="http://schemas.openxmlformats.org/officeDocument/2006/relationships/hyperlink" Target="https://floodjustice.univ-tours.fr/climate-change/" TargetMode="External" /><Relationship Id="rId62" Type="http://schemas.openxmlformats.org/officeDocument/2006/relationships/hyperlink" Target="https://lnkd.in/dx-kManG" TargetMode="External" /><Relationship Id="rId70" Type="http://schemas.openxmlformats.org/officeDocument/2006/relationships/hyperlink" Target="https://www.google.com/url?sa=t&amp;source=web&amp;rct=j&amp;url=https%3A%2F%2Fwww.isbe.net%2FCTEDocuments%2FFCS-700016.pdf&amp;ved=0CAEQ1fkOahgKEwjgso7IgpSTAxUAAAAAHQAAAAAQhwE&amp;opi=89978449" TargetMode="External" /><Relationship Id="rId75" Type="http://schemas.openxmlformats.org/officeDocument/2006/relationships/image" Target="media/image22.jpeg" /><Relationship Id="rId83" Type="http://schemas.openxmlformats.org/officeDocument/2006/relationships/image" Target="media/image30.jpeg" /><Relationship Id="rId88" Type="http://schemas.openxmlformats.org/officeDocument/2006/relationships/image" Target="media/image35.jpeg" /><Relationship Id="rId91" Type="http://schemas.openxmlformats.org/officeDocument/2006/relationships/hyperlink" Target="https://www.mdpi.com/2673-4060/6/3/111" TargetMode="External" /><Relationship Id="rId96" Type="http://schemas.openxmlformats.org/officeDocument/2006/relationships/image" Target="media/image38.jpeg" /><Relationship Id="rId111" Type="http://schemas.openxmlformats.org/officeDocument/2006/relationships/hyperlink" Target="https://www.irena.org/Publications/2025/Jun/Renewable-Power-Generation-Costs-in-2024" TargetMode="External" /><Relationship Id="rId1" Type="http://schemas.openxmlformats.org/officeDocument/2006/relationships/customXml" Target="../customXml/item1.xml" /><Relationship Id="rId6" Type="http://schemas.openxmlformats.org/officeDocument/2006/relationships/styles" Target="styles.xml" /><Relationship Id="rId15" Type="http://schemas.openxmlformats.org/officeDocument/2006/relationships/hyperlink" Target="https://www.twinkl.com.eg/resource/fossil-fuels-poster-us-s-1675796657" TargetMode="External" /><Relationship Id="rId23" Type="http://schemas.openxmlformats.org/officeDocument/2006/relationships/hyperlink" Target="https://www.shutterstock.com/image-vector/vector-illustration-coal-oil-extraction-methods-274217684" TargetMode="External" /><Relationship Id="rId28" Type="http://schemas.openxmlformats.org/officeDocument/2006/relationships/hyperlink" Target="https://www.eia.gov/energyexplained/coal/mining-and-transportation.php" TargetMode="External" /><Relationship Id="rId36" Type="http://schemas.openxmlformats.org/officeDocument/2006/relationships/footer" Target="footer1.xml" /><Relationship Id="rId49" Type="http://schemas.openxmlformats.org/officeDocument/2006/relationships/image" Target="media/image15.jpeg" /><Relationship Id="rId57" Type="http://schemas.openxmlformats.org/officeDocument/2006/relationships/image" Target="media/image19.jpeg" /><Relationship Id="rId106" Type="http://schemas.openxmlformats.org/officeDocument/2006/relationships/image" Target="media/image44.jpeg" /><Relationship Id="rId114" Type="http://schemas.openxmlformats.org/officeDocument/2006/relationships/hyperlink" Target="https://energy.sustainability-directory.com/question/how-can-communities-effectively-advocate-for-renewable-energy-policies/" TargetMode="External" /><Relationship Id="rId10" Type="http://schemas.openxmlformats.org/officeDocument/2006/relationships/endnotes" Target="endnotes.xml" /><Relationship Id="rId31" Type="http://schemas.openxmlformats.org/officeDocument/2006/relationships/image" Target="media/image12.jpeg" /><Relationship Id="rId44" Type="http://schemas.openxmlformats.org/officeDocument/2006/relationships/hyperlink" Target="https://www.google.com/url?sa=t&amp;source=web&amp;rct=j&amp;url=https%3A%2F%2Fmecs.org.uk%2Fblog%2Fenergy-transfer-in-kitchen-appliances%2F%23%3A~%3Atext%3DInduction%2520is%2520often%2520seen%2520as%2CEPC%2520is%252050%2525%2520more%2520efficient.&amp;ved=0CAEQ1fkOahgKEwjgso7IgpSTAxUAAAAAHQAAAAAQiwE&amp;opi=89978449" TargetMode="External" /><Relationship Id="rId52" Type="http://schemas.openxmlformats.org/officeDocument/2006/relationships/hyperlink" Target="https://www.climatecentral.org/graphic/heat-trapping-pollution-2024?graphicSet=Greenhouse+Effect&amp;location=national&amp;lang=en" TargetMode="External" /><Relationship Id="rId60" Type="http://schemas.openxmlformats.org/officeDocument/2006/relationships/image" Target="media/image20.jpeg" /><Relationship Id="rId65" Type="http://schemas.openxmlformats.org/officeDocument/2006/relationships/hyperlink" Target="https://www.google.com/url?sa=t&amp;source=web&amp;rct=j&amp;url=https%3A%2F%2Fwww.who.int%2Fnews-room%2Ffact-sheets%2Fdetail%2Fclimate-change-and-health%23%3A~%3Atext%3DOverview%2Cto%2520food%2520systems%2520and%2520livelihoods.&amp;ved=0CAEQ1fkOahcKEwjo7qSylJSTAxUAAAAAHQAAAAAQEw&amp;opi=89978449" TargetMode="External" /><Relationship Id="rId73" Type="http://schemas.openxmlformats.org/officeDocument/2006/relationships/hyperlink" Target="https://www.iflscience.com/could-humans-ever-be-fossil-fuels-in-the-future-70910" TargetMode="External" /><Relationship Id="rId78" Type="http://schemas.openxmlformats.org/officeDocument/2006/relationships/image" Target="media/image25.jpeg" /><Relationship Id="rId81" Type="http://schemas.openxmlformats.org/officeDocument/2006/relationships/image" Target="media/image28.jpeg" /><Relationship Id="rId86" Type="http://schemas.openxmlformats.org/officeDocument/2006/relationships/image" Target="media/image33.jpeg" /><Relationship Id="rId94" Type="http://schemas.openxmlformats.org/officeDocument/2006/relationships/hyperlink" Target="https://www.sciencedirect.com/science/article/pii/S0301421525004069" TargetMode="External" /><Relationship Id="rId99" Type="http://schemas.openxmlformats.org/officeDocument/2006/relationships/image" Target="media/image40.jpeg" /><Relationship Id="rId101" Type="http://schemas.openxmlformats.org/officeDocument/2006/relationships/hyperlink" Target="https://energy.sustainability-directory.com/question/how-can-communities-effectively-advocate-for-renewable-energy-policies/" TargetMode="External" /><Relationship Id="rId4" Type="http://schemas.openxmlformats.org/officeDocument/2006/relationships/customXml" Target="../customXml/item4.xml" /><Relationship Id="rId9" Type="http://schemas.openxmlformats.org/officeDocument/2006/relationships/footnotes" Target="footnotes.xml" /><Relationship Id="rId13" Type="http://schemas.openxmlformats.org/officeDocument/2006/relationships/image" Target="media/image2.jpeg" /><Relationship Id="rId18" Type="http://schemas.openxmlformats.org/officeDocument/2006/relationships/hyperlink" Target="https://peatlands.org/peat/peat/" TargetMode="External" /><Relationship Id="rId39" Type="http://schemas.openxmlformats.org/officeDocument/2006/relationships/footer" Target="footer3.xml" /><Relationship Id="rId109" Type="http://schemas.openxmlformats.org/officeDocument/2006/relationships/image" Target="media/image47.jpeg" /><Relationship Id="rId34" Type="http://schemas.openxmlformats.org/officeDocument/2006/relationships/header" Target="header1.xml" /><Relationship Id="rId50" Type="http://schemas.openxmlformats.org/officeDocument/2006/relationships/hyperlink" Target="https://www.nationalgeographic.com/environment/article/fossil-fuels" TargetMode="External" /><Relationship Id="rId55" Type="http://schemas.openxmlformats.org/officeDocument/2006/relationships/image" Target="media/image18.jpeg" /><Relationship Id="rId76" Type="http://schemas.openxmlformats.org/officeDocument/2006/relationships/image" Target="media/image23.jpeg" /><Relationship Id="rId97" Type="http://schemas.openxmlformats.org/officeDocument/2006/relationships/hyperlink" Target="https://www.energysage.com/about-clean-energy/advantages-and-disadvantages-of-renewable-energy/" TargetMode="External" /><Relationship Id="rId104" Type="http://schemas.openxmlformats.org/officeDocument/2006/relationships/image" Target="media/image43.jpeg" /><Relationship Id="rId7" Type="http://schemas.openxmlformats.org/officeDocument/2006/relationships/settings" Target="settings.xml" /><Relationship Id="rId71" Type="http://schemas.openxmlformats.org/officeDocument/2006/relationships/hyperlink" Target="https://www.google.com/url?sa=t&amp;source=web&amp;rct=j&amp;url=https%3A%2F%2Fwww.gartner.com%2Fen%2Fnewsroom%2Fpress-releases%2F2025-12-04-gartner-forecasts-116-million-electric-vehicles-will-be-on-the-road-in-2026%23%3A~%3Atext%3DElectric%2520Vehicles%2520in%2520Use%2520to%2CPHEVs%2520(see%2520Table%25201).&amp;ved=0CAEQ1fkOahcKEwjgso7IgpSTAxUAAAAAHQAAAAAQXA&amp;opi=89978449" TargetMode="External" /><Relationship Id="rId92" Type="http://schemas.openxmlformats.org/officeDocument/2006/relationships/hyperlink" Target="https://www.irena.org/Publications/2025/Jun/Renewable-Power-Generation-Costs-in-2024" TargetMode="External" /><Relationship Id="rId2" Type="http://schemas.openxmlformats.org/officeDocument/2006/relationships/customXml" Target="../customXml/item2.xml" /><Relationship Id="rId29" Type="http://schemas.openxmlformats.org/officeDocument/2006/relationships/image" Target="media/image10.jpeg" /></Relationships>
</file>

<file path=word/_rels/header2.xml.rels><?xml version="1.0" encoding="UTF-8" standalone="yes"?>
<Relationships xmlns="http://schemas.openxmlformats.org/package/2006/relationships"><Relationship Id="rId1" Type="http://schemas.openxmlformats.org/officeDocument/2006/relationships/image" Target="media/image14.jpe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105CD59F764E5F95E381FC7911F774"/>
        <w:category>
          <w:name w:val="General"/>
          <w:gallery w:val="placeholder"/>
        </w:category>
        <w:types>
          <w:type w:val="bbPlcHdr"/>
        </w:types>
        <w:behaviors>
          <w:behavior w:val="content"/>
        </w:behaviors>
        <w:guid w:val="{94B6F17D-EE9C-498A-A200-1333903715AC}"/>
      </w:docPartPr>
      <w:docPartBody>
        <w:p w:rsidR="00B41B84" w:rsidRDefault="00741287" w:rsidP="00741287">
          <w:pPr>
            <w:pStyle w:val="73105CD59F764E5F95E381FC7911F7741"/>
          </w:pPr>
          <w:r w:rsidRPr="0046724C">
            <w:rPr>
              <w:rStyle w:val="PlaceholderText"/>
            </w:rPr>
            <w:t>Click here to enter a date.</w:t>
          </w:r>
        </w:p>
      </w:docPartBody>
    </w:docPart>
    <w:docPart>
      <w:docPartPr>
        <w:name w:val="1F16A77B5EC74DC78EEB3F065549BCA0"/>
        <w:category>
          <w:name w:val="General"/>
          <w:gallery w:val="placeholder"/>
        </w:category>
        <w:types>
          <w:type w:val="bbPlcHdr"/>
        </w:types>
        <w:behaviors>
          <w:behavior w:val="content"/>
        </w:behaviors>
        <w:guid w:val="{A927F65A-9D9F-4E0E-89EF-8DF628907E7B}"/>
      </w:docPartPr>
      <w:docPartBody>
        <w:p w:rsidR="00B76743" w:rsidRDefault="00BE1692" w:rsidP="00BE1692">
          <w:pPr>
            <w:pStyle w:val="1F16A77B5EC74DC78EEB3F065549BCA0"/>
          </w:pPr>
          <w:r w:rsidRPr="00A60D23">
            <w:rPr>
              <w:rStyle w:val="PlaceholderText"/>
            </w:rPr>
            <w:t>Choose an item.</w:t>
          </w:r>
        </w:p>
      </w:docPartBody>
    </w:docPart>
    <w:docPart>
      <w:docPartPr>
        <w:name w:val="5279AAF978764AE38D5BA0FC1CB36805"/>
        <w:category>
          <w:name w:val="General"/>
          <w:gallery w:val="placeholder"/>
        </w:category>
        <w:types>
          <w:type w:val="bbPlcHdr"/>
        </w:types>
        <w:behaviors>
          <w:behavior w:val="content"/>
        </w:behaviors>
        <w:guid w:val="{25C745EC-700B-42F2-8D33-52EDDA1846E4}"/>
      </w:docPartPr>
      <w:docPartBody>
        <w:p w:rsidR="006439FC" w:rsidRDefault="00741287" w:rsidP="00741287">
          <w:pPr>
            <w:pStyle w:val="5279AAF978764AE38D5BA0FC1CB36805"/>
          </w:pPr>
          <w:r w:rsidRPr="00AF492B">
            <w:rPr>
              <w:rStyle w:val="PlaceholderText"/>
            </w:rPr>
            <w:t>Click or tap here to enter text.</w:t>
          </w:r>
        </w:p>
      </w:docPartBody>
    </w:docPart>
    <w:docPart>
      <w:docPartPr>
        <w:name w:val="B97E4C5D200F47FD9DE61AB6D5078660"/>
        <w:category>
          <w:name w:val="General"/>
          <w:gallery w:val="placeholder"/>
        </w:category>
        <w:types>
          <w:type w:val="bbPlcHdr"/>
        </w:types>
        <w:behaviors>
          <w:behavior w:val="content"/>
        </w:behaviors>
        <w:guid w:val="{0DCDFC2C-C3EA-4BC1-BEA0-17B65C329D7F}"/>
      </w:docPartPr>
      <w:docPartBody>
        <w:p w:rsidR="00BC1500" w:rsidRDefault="005D72F8" w:rsidP="005D72F8">
          <w:pPr>
            <w:pStyle w:val="B97E4C5D200F47FD9DE61AB6D5078660"/>
          </w:pPr>
          <w:r w:rsidRPr="0046724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notTrueType/>
    <w:pitch w:val="default"/>
  </w:font>
  <w:font w:name="Karla">
    <w:panose1 w:val="00000000000000000000"/>
    <w:charset w:val="00"/>
    <w:family w:val="auto"/>
    <w:pitch w:val="variable"/>
    <w:sig w:usb0="A00000EF" w:usb1="4000205B" w:usb2="00000000" w:usb3="00000000" w:csb0="00000093" w:csb1="00000000"/>
  </w:font>
  <w:font w:name="Montserrat">
    <w:panose1 w:val="00000500000000000000"/>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Lato-Regular">
    <w:altName w:val="Lato"/>
    <w:charset w:val="00"/>
    <w:family w:val="roman"/>
    <w:notTrueType/>
    <w:pitch w:val="default"/>
  </w:font>
  <w:font w:name="Aptos">
    <w:panose1 w:val="020B0004020202020204"/>
    <w:charset w:val="00"/>
    <w:family w:val="swiss"/>
    <w:notTrueType/>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D51"/>
    <w:rsid w:val="00024A6F"/>
    <w:rsid w:val="000641EC"/>
    <w:rsid w:val="00077D51"/>
    <w:rsid w:val="00095567"/>
    <w:rsid w:val="000D5F7B"/>
    <w:rsid w:val="00125C06"/>
    <w:rsid w:val="001D5A10"/>
    <w:rsid w:val="001D739E"/>
    <w:rsid w:val="001E1166"/>
    <w:rsid w:val="00226A4C"/>
    <w:rsid w:val="00226C8E"/>
    <w:rsid w:val="0023443D"/>
    <w:rsid w:val="0024536C"/>
    <w:rsid w:val="002472AB"/>
    <w:rsid w:val="002B4995"/>
    <w:rsid w:val="002C1BD1"/>
    <w:rsid w:val="002C550F"/>
    <w:rsid w:val="002C572E"/>
    <w:rsid w:val="002C6B66"/>
    <w:rsid w:val="002F1B7D"/>
    <w:rsid w:val="00316C57"/>
    <w:rsid w:val="00323F28"/>
    <w:rsid w:val="0033388D"/>
    <w:rsid w:val="00347DA0"/>
    <w:rsid w:val="00373069"/>
    <w:rsid w:val="003807DA"/>
    <w:rsid w:val="00390112"/>
    <w:rsid w:val="003D7585"/>
    <w:rsid w:val="003E032E"/>
    <w:rsid w:val="003E3122"/>
    <w:rsid w:val="003F61E2"/>
    <w:rsid w:val="004036A1"/>
    <w:rsid w:val="004037FE"/>
    <w:rsid w:val="0040642B"/>
    <w:rsid w:val="00446556"/>
    <w:rsid w:val="0046300C"/>
    <w:rsid w:val="00466B31"/>
    <w:rsid w:val="00490E2A"/>
    <w:rsid w:val="004B289A"/>
    <w:rsid w:val="004F2528"/>
    <w:rsid w:val="0051137D"/>
    <w:rsid w:val="00571172"/>
    <w:rsid w:val="005B7C1E"/>
    <w:rsid w:val="005D1A3E"/>
    <w:rsid w:val="005D72F8"/>
    <w:rsid w:val="005F7782"/>
    <w:rsid w:val="00617E5B"/>
    <w:rsid w:val="006350E1"/>
    <w:rsid w:val="00642FBC"/>
    <w:rsid w:val="006439FC"/>
    <w:rsid w:val="00657B8B"/>
    <w:rsid w:val="00693742"/>
    <w:rsid w:val="006D161E"/>
    <w:rsid w:val="006D599A"/>
    <w:rsid w:val="006E56BF"/>
    <w:rsid w:val="00701971"/>
    <w:rsid w:val="0072193D"/>
    <w:rsid w:val="00741287"/>
    <w:rsid w:val="007B65BF"/>
    <w:rsid w:val="008077FD"/>
    <w:rsid w:val="0084266F"/>
    <w:rsid w:val="00842F85"/>
    <w:rsid w:val="008470F1"/>
    <w:rsid w:val="008B0674"/>
    <w:rsid w:val="008B7B3C"/>
    <w:rsid w:val="008E3E86"/>
    <w:rsid w:val="008E671D"/>
    <w:rsid w:val="009309CD"/>
    <w:rsid w:val="009C09A4"/>
    <w:rsid w:val="00A05694"/>
    <w:rsid w:val="00A220B0"/>
    <w:rsid w:val="00A52798"/>
    <w:rsid w:val="00A53332"/>
    <w:rsid w:val="00A60BC9"/>
    <w:rsid w:val="00A62BDD"/>
    <w:rsid w:val="00A801C8"/>
    <w:rsid w:val="00A927F3"/>
    <w:rsid w:val="00B12882"/>
    <w:rsid w:val="00B34249"/>
    <w:rsid w:val="00B41B84"/>
    <w:rsid w:val="00B42409"/>
    <w:rsid w:val="00B47644"/>
    <w:rsid w:val="00B50579"/>
    <w:rsid w:val="00B6446F"/>
    <w:rsid w:val="00B660AA"/>
    <w:rsid w:val="00B76743"/>
    <w:rsid w:val="00B82495"/>
    <w:rsid w:val="00BB740A"/>
    <w:rsid w:val="00BC1500"/>
    <w:rsid w:val="00BE1692"/>
    <w:rsid w:val="00C14E7C"/>
    <w:rsid w:val="00C36C63"/>
    <w:rsid w:val="00C40169"/>
    <w:rsid w:val="00C4398E"/>
    <w:rsid w:val="00C61B3D"/>
    <w:rsid w:val="00C83C09"/>
    <w:rsid w:val="00C90EAF"/>
    <w:rsid w:val="00C915D4"/>
    <w:rsid w:val="00CA3CAB"/>
    <w:rsid w:val="00CA7633"/>
    <w:rsid w:val="00CB2628"/>
    <w:rsid w:val="00CF228B"/>
    <w:rsid w:val="00D02A42"/>
    <w:rsid w:val="00D17643"/>
    <w:rsid w:val="00D34006"/>
    <w:rsid w:val="00D43368"/>
    <w:rsid w:val="00D56828"/>
    <w:rsid w:val="00D807CE"/>
    <w:rsid w:val="00DC1D0C"/>
    <w:rsid w:val="00DC2561"/>
    <w:rsid w:val="00DC65F7"/>
    <w:rsid w:val="00DD3828"/>
    <w:rsid w:val="00E00EF6"/>
    <w:rsid w:val="00E07C23"/>
    <w:rsid w:val="00E172C2"/>
    <w:rsid w:val="00E2667C"/>
    <w:rsid w:val="00E51352"/>
    <w:rsid w:val="00E634C8"/>
    <w:rsid w:val="00EA0F8B"/>
    <w:rsid w:val="00EC4968"/>
    <w:rsid w:val="00ED7713"/>
    <w:rsid w:val="00EE2AC0"/>
    <w:rsid w:val="00EF69C6"/>
    <w:rsid w:val="00F2301E"/>
    <w:rsid w:val="00F2773E"/>
    <w:rsid w:val="00F31B74"/>
    <w:rsid w:val="00F40259"/>
    <w:rsid w:val="00F9781A"/>
    <w:rsid w:val="00FC7256"/>
    <w:rsid w:val="00FD5BC1"/>
    <w:rsid w:val="00FD62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0579"/>
    <w:rPr>
      <w:color w:val="808080"/>
    </w:rPr>
  </w:style>
  <w:style w:type="paragraph" w:customStyle="1" w:styleId="1F16A77B5EC74DC78EEB3F065549BCA0">
    <w:name w:val="1F16A77B5EC74DC78EEB3F065549BCA0"/>
    <w:rsid w:val="00BE1692"/>
    <w:pPr>
      <w:spacing w:after="200" w:line="360" w:lineRule="auto"/>
    </w:pPr>
    <w:rPr>
      <w:rFonts w:asciiTheme="majorBidi" w:eastAsiaTheme="minorHAnsi" w:hAnsiTheme="majorBidi"/>
      <w:sz w:val="24"/>
    </w:rPr>
  </w:style>
  <w:style w:type="paragraph" w:customStyle="1" w:styleId="5279AAF978764AE38D5BA0FC1CB36805">
    <w:name w:val="5279AAF978764AE38D5BA0FC1CB36805"/>
    <w:rsid w:val="00741287"/>
    <w:pPr>
      <w:spacing w:after="200" w:line="360" w:lineRule="auto"/>
    </w:pPr>
    <w:rPr>
      <w:rFonts w:asciiTheme="majorBidi" w:eastAsiaTheme="minorHAnsi" w:hAnsiTheme="majorBidi"/>
      <w:sz w:val="24"/>
    </w:rPr>
  </w:style>
  <w:style w:type="paragraph" w:customStyle="1" w:styleId="73105CD59F764E5F95E381FC7911F7741">
    <w:name w:val="73105CD59F764E5F95E381FC7911F7741"/>
    <w:rsid w:val="00741287"/>
    <w:pPr>
      <w:spacing w:after="200" w:line="360" w:lineRule="auto"/>
    </w:pPr>
    <w:rPr>
      <w:rFonts w:asciiTheme="majorBidi" w:eastAsiaTheme="minorHAnsi" w:hAnsiTheme="majorBidi"/>
      <w:sz w:val="24"/>
    </w:rPr>
  </w:style>
  <w:style w:type="paragraph" w:customStyle="1" w:styleId="B97E4C5D200F47FD9DE61AB6D5078660">
    <w:name w:val="B97E4C5D200F47FD9DE61AB6D5078660"/>
    <w:rsid w:val="005D72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e489dd34-b7b2-4280-9494-d7c0f5ea7ff3"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Mar171</b:Tag>
    <b:SourceType>ArticleInAPeriodical</b:SourceType>
    <b:Guid>{D5787D4C-FB3B-4777-93E6-531D3D19900A}</b:Guid>
    <b:Author>
      <b:Author>
        <b:NameList>
          <b:Person>
            <b:Last>Marco Gui</b:Last>
            <b:First>Marco</b:First>
            <b:Middle>Fasoli and Roberto Carradore</b:Middle>
          </b:Person>
        </b:NameList>
      </b:Author>
    </b:Author>
    <b:Title>Developing a New Theoretical Tool For Media Literacy Research</b:Title>
    <b:PeriodicalTitle>Italian Journal of Sociology of Education</b:PeriodicalTitle>
    <b:Year>2017</b:Year>
    <b:Month>2</b:Month>
    <b:Pages>20</b:Pages>
    <b:RefOrder>1</b:RefOrder>
  </b:Source>
  <b:Source>
    <b:Tag>Lau19</b:Tag>
    <b:SourceType>ArticleInAPeriodical</b:SourceType>
    <b:Guid>{A507FBA0-8069-4027-989B-6F5791585576}</b:Guid>
    <b:Author>
      <b:Author>
        <b:NameList>
          <b:Person>
            <b:Last>Laura Lascau</b:Last>
            <b:First>Anna</b:First>
            <b:Middle>Cox, Duncan Brumby, Priscilla Wong</b:Middle>
          </b:Person>
        </b:NameList>
      </b:Author>
    </b:Author>
    <b:Title>Why Are Cross-Device Interactions</b:Title>
    <b:PeriodicalTitle>CHI 2019 workshop "Designing for Digital Wellbeing: A Research Practice Agenda"</b:PeriodicalTitle>
    <b:Year>2019</b:Year>
    <b:Month>5</b:Month>
    <b:Pages>4</b:Pages>
    <b:RefOrder>2</b:RefOrder>
  </b:Source>
  <b:Source>
    <b:Tag>Yis19</b:Tag>
    <b:SourceType>ArticleInAPeriodical</b:SourceType>
    <b:Guid>{1BD7E76E-0310-4B5C-983C-5A4BB3B5345A}</b:Guid>
    <b:Author>
      <b:Author>
        <b:NameList>
          <b:Person>
            <b:Last>Yisi Sang</b:Last>
            <b:First>Yun</b:First>
            <b:Middle>Huang</b:Middle>
          </b:Person>
        </b:NameList>
      </b:Author>
    </b:Author>
    <b:Title>Understanding DigitalWellbeing</b:Title>
    <b:PeriodicalTitle>Proceedings of ACM CHI</b:PeriodicalTitle>
    <b:Year>2019</b:Year>
    <b:Month>5</b:Month>
    <b:Pages>4</b:Pages>
    <b:RefOrder>3</b:RefOrder>
  </b:Source>
  <b:Source>
    <b:Tag>Nad20</b:Tag>
    <b:SourceType>ArticleInAPeriodical</b:SourceType>
    <b:Guid>{C1E4A691-60C1-4B8F-B6D6-10F3109B9BCD}</b:Guid>
    <b:Author>
      <b:Author>
        <b:NameList>
          <b:Person>
            <b:Last>Sivrikova</b:Last>
            <b:First>Nadezhda</b:First>
            <b:Middle>V</b:Middle>
          </b:Person>
        </b:NameList>
      </b:Author>
    </b:Author>
    <b:Title>Parental reports on digital devices use in infancy</b:Title>
    <b:PeriodicalTitle>Education and Information Technologies</b:PeriodicalTitle>
    <b:Year>2020</b:Year>
    <b:Month>3</b:Month>
    <b:Day>13</b:Day>
    <b:Pages>17</b:Pages>
    <b:RefOrder>5</b:RefOrder>
  </b:Source>
  <b:Source>
    <b:Tag>Kil19</b:Tag>
    <b:SourceType>ArticleInAPeriodical</b:SourceType>
    <b:Guid>{95334EFE-69FC-4D58-A467-3709C417672B}</b:Guid>
    <b:Author>
      <b:Author>
        <b:NameList>
          <b:Person>
            <b:Last>Killian Mullan</b:Last>
            <b:First>Stella</b:First>
            <b:Middle>Chatzitheochari</b:Middle>
          </b:Person>
        </b:NameList>
      </b:Author>
    </b:Author>
    <b:Title>Changing Times Together? A Time-Diary Analysis</b:Title>
    <b:PeriodicalTitle>Journal of marriage and family</b:PeriodicalTitle>
    <b:Year>2019</b:Year>
    <b:Pages>17</b:Pages>
    <b:RefOrder>6</b:RefOrder>
  </b:Source>
  <b:Source>
    <b:Tag>Chr161</b:Tag>
    <b:SourceType>ArticleInAPeriodical</b:SourceType>
    <b:Guid>{8D17A741-66F8-45EF-B1A4-96F445A30E74}</b:Guid>
    <b:Title>Carpe diem instead of losing your social mind:</b:Title>
    <b:Year>2016</b:Year>
    <b:Author>
      <b:Author>
        <b:NameList>
          <b:Person>
            <b:Last>Montag</b:Last>
            <b:First>Christian</b:First>
          </b:Person>
        </b:NameList>
      </b:Author>
    </b:Author>
    <b:Month>3</b:Month>
    <b:Day>3</b:Day>
    <b:Pages>10</b:Pages>
    <b:RefOrder>4</b:RefOrder>
  </b:Source>
  <b:Source>
    <b:Tag>Sus20</b:Tag>
    <b:SourceType>InternetSite</b:SourceType>
    <b:Guid>{586A1540-6FFD-4E37-B082-087273CCEE7E}</b:Guid>
    <b:Title>Futer learn </b:Title>
    <b:Author>
      <b:Author>
        <b:NameList>
          <b:Person>
            <b:Last>Halfpenny</b:Last>
            <b:First>Susan</b:First>
          </b:Person>
        </b:NameList>
      </b:Author>
    </b:Author>
    <b:YearAccessed>2020</b:YearAccessed>
    <b:MonthAccessed>4</b:MonthAccessed>
    <b:DayAccessed>1</b:DayAccessed>
    <b:URL>https://www.futurelearn.com/courses/digital-wellbeing/0/steps/47772</b:URL>
    <b:RefOrder>7</b:RefOrder>
  </b:Source>
  <b:Source>
    <b:Tag>Kai19</b:Tag>
    <b:SourceType>InternetSite</b:SourceType>
    <b:Guid>{CF32123B-9AED-4BF2-B280-FA0853E9898C}</b:Guid>
    <b:Author>
      <b:Author>
        <b:NameList>
          <b:Person>
            <b:Last>Lukoff</b:Last>
            <b:First>Kai</b:First>
          </b:Person>
        </b:NameList>
      </b:Author>
    </b:Author>
    <b:Title>UX collective</b:Title>
    <b:Year>2019</b:Year>
    <b:YearAccessed>2020</b:YearAccessed>
    <b:MonthAccessed>4</b:MonthAccessed>
    <b:DayAccessed>1</b:DayAccessed>
    <b:URL>https://uxdesign.cc/digital-wellbeing-more-than-just-reducing-screen-time-46223db9f057</b:URL>
    <b:RefOrder>8</b:RefOrder>
  </b:Source>
  <b:Source>
    <b:Tag>Mar19</b:Tag>
    <b:SourceType>InternetSite</b:SourceType>
    <b:Guid>{58B88E9B-9703-42E8-8CDC-01CD5C921C02}</b:Guid>
    <b:Author>
      <b:Author>
        <b:NameList>
          <b:Person>
            <b:Last>Rouse</b:Last>
            <b:First>Margaret</b:First>
          </b:Person>
        </b:NameList>
      </b:Author>
    </b:Author>
    <b:Title>Whatls.com</b:Title>
    <b:Year>2019</b:Year>
    <b:YearAccessed>2020</b:YearAccessed>
    <b:MonthAccessed>4</b:MonthAccessed>
    <b:DayAccessed>1</b:DayAccessed>
    <b:URL>https://whatis.techtarget.com/definition/digital-wellbeing</b:URL>
    <b:RefOrder>9</b:RefOrder>
  </b:Source>
  <b:Source>
    <b:Tag>Ali19</b:Tag>
    <b:SourceType>InternetSite</b:SourceType>
    <b:Guid>{D8A035DF-7106-47A5-8EAB-76DD61A27FFC}</b:Guid>
    <b:Author>
      <b:Author>
        <b:NameList>
          <b:Person>
            <b:Last>Shah</b:Last>
            <b:First>Alicja</b:First>
          </b:Person>
        </b:NameList>
      </b:Author>
    </b:Author>
    <b:Title>Jisc</b:Title>
    <b:Year>2019</b:Year>
    <b:Month>9</b:Month>
    <b:Day>3</b:Day>
    <b:YearAccessed>2020</b:YearAccessed>
    <b:MonthAccessed>4</b:MonthAccessed>
    <b:DayAccessed>1</b:DayAccessed>
    <b:URL>https://digitalcapability.jiscinvolve.org/wp/2019/09/03/defining-digital-wellbeing/</b:URL>
    <b:RefOrder>10</b:RefOrder>
  </b:Source>
  <b:Source>
    <b:Tag>goo</b:Tag>
    <b:SourceType>InternetSite</b:SourceType>
    <b:Guid>{5C74B701-6AAF-4737-95FA-36AB8BC1C6C4}</b:Guid>
    <b:Title>google scholar</b:Title>
    <b:URL>https://scholar.google.com/</b:URL>
    <b:RefOrder>11</b:RefOrder>
  </b:Source>
  <b:Source>
    <b:Tag>Sea</b:Tag>
    <b:SourceType>InternetSite</b:SourceType>
    <b:Guid>{4A6DB395-2AD3-4829-BDFA-628FFDBAEA79}</b:Guid>
    <b:Author>
      <b:Author>
        <b:NameList>
          <b:Person>
            <b:Last>Ross</b:Last>
            <b:First>Sean</b:First>
          </b:Person>
        </b:NameList>
      </b:Author>
    </b:Author>
    <b:Title>investopedia</b:Title>
    <b:URL>https://www.investopedia.com/ask/answers/043015/what-are-benefits-research-and-development-company.asp</b:URL>
    <b:RefOrder>12</b:RefOrder>
  </b:Source>
  <b:Source>
    <b:Tag>Fut</b:Tag>
    <b:SourceType>InternetSite</b:SourceType>
    <b:Guid>{015C6609-5EE3-4707-9576-49660FC077E7}</b:Guid>
    <b:Title>Future learn </b:Title>
    <b:URL>https://www.futurelearn.com/courses/enhancing-learning-and-teaching/0/steps/26451#:~:text=Reflection%20is%20the%20process%20of,an%20experience%20or%20a%20person.&amp;text=It%20is%20difficult%20(but%20not,experience%20(Johnson%2C%202015).</b:URL>
    <b:RefOrder>13</b:RefOrder>
  </b:Source>
  <b:Source>
    <b:Tag>the19</b:Tag>
    <b:SourceType>InternetSite</b:SourceType>
    <b:Guid>{97A3E22E-7013-4FEF-876E-C3B3AD7EB42B}</b:Guid>
    <b:Title>the university of efunburgh</b:Title>
    <b:Year>2019</b:Year>
    <b:Month>mar</b:Month>
    <b:Day>20</b:Day>
    <b:URL>https://www.ed.ac.uk/reflectionhttps://www.ed.ac.uk/reflection/reflectors-toolkit/reflecting-on-experience/gibbs-reflective-cycle</b:URL>
    <b:RefOrder>14</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C77DF969BCCE0A4E880618CA834D3FEC" ma:contentTypeVersion="1" ma:contentTypeDescription="Create a new document." ma:contentTypeScope="" ma:versionID="b4602605ed333511d9440b7012346fa0">
  <xsd:schema xmlns:xsd="http://www.w3.org/2001/XMLSchema" xmlns:xs="http://www.w3.org/2001/XMLSchema" xmlns:p="http://schemas.microsoft.com/office/2006/metadata/properties" xmlns:ns2="e489dd34-b7b2-4280-9494-d7c0f5ea7ff3" targetNamespace="http://schemas.microsoft.com/office/2006/metadata/properties" ma:root="true" ma:fieldsID="13bd211b4e4c628100d78d0097ed5181" ns2:_="">
    <xsd:import namespace="e489dd34-b7b2-4280-9494-d7c0f5ea7ff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89dd34-b7b2-4280-9494-d7c0f5ea7f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1419E9-FB1C-43BC-9527-4DA80C8B7320}">
  <ds:schemaRefs>
    <ds:schemaRef ds:uri="http://schemas.microsoft.com/sharepoint/v3/contenttype/forms"/>
  </ds:schemaRefs>
</ds:datastoreItem>
</file>

<file path=customXml/itemProps2.xml><?xml version="1.0" encoding="utf-8"?>
<ds:datastoreItem xmlns:ds="http://schemas.openxmlformats.org/officeDocument/2006/customXml" ds:itemID="{7203D92B-EDF6-4DE0-9649-120CAEBE771A}">
  <ds:schemaRefs>
    <ds:schemaRef ds:uri="http://schemas.microsoft.com/office/2006/metadata/properties"/>
    <ds:schemaRef ds:uri="http://www.w3.org/2000/xmlns/"/>
    <ds:schemaRef ds:uri="e489dd34-b7b2-4280-9494-d7c0f5ea7ff3"/>
    <ds:schemaRef ds:uri="http://www.w3.org/2001/XMLSchema-instance"/>
  </ds:schemaRefs>
</ds:datastoreItem>
</file>

<file path=customXml/itemProps3.xml><?xml version="1.0" encoding="utf-8"?>
<ds:datastoreItem xmlns:ds="http://schemas.openxmlformats.org/officeDocument/2006/customXml" ds:itemID="{C37D52F2-5559-432A-9386-ABEE9EF098D3}">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046AA2D0-3EC0-4CB0-AA88-A0FA69CC7451}">
  <ds:schemaRefs>
    <ds:schemaRef ds:uri="http://schemas.microsoft.com/office/2006/metadata/contentType"/>
    <ds:schemaRef ds:uri="http://schemas.microsoft.com/office/2006/metadata/properties/metaAttributes"/>
    <ds:schemaRef ds:uri="http://www.w3.org/2000/xmlns/"/>
    <ds:schemaRef ds:uri="http://www.w3.org/2001/XMLSchema"/>
    <ds:schemaRef ds:uri="e489dd34-b7b2-4280-9494-d7c0f5ea7ff3"/>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9244</Words>
  <Characters>52697</Characters>
  <Application>Microsoft Office Word</Application>
  <DocSecurity>0</DocSecurity>
  <Lines>439</Lines>
  <Paragraphs>123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Kamila Kittani</cp:lastModifiedBy>
  <cp:revision>2</cp:revision>
  <cp:lastPrinted>2021-11-06T18:05:00Z</cp:lastPrinted>
  <dcterms:created xsi:type="dcterms:W3CDTF">2026-03-31T21:06:00Z</dcterms:created>
  <dcterms:modified xsi:type="dcterms:W3CDTF">2026-03-31T21:06:00Z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0x010100C77DF969BCCE0A4E880618CA834D3FEC</vt:lpwstr>
  </property>
  <property fmtid="{D5CDD505-2E9C-101B-9397-08002B2CF9AE}" pid="3" name="GrammarlyDocumentId">
    <vt:lpwstr>aea380907470beda07d3490dcae9adbc51919022f0be926714f19e0c537071b9</vt:lpwstr>
  </property>
</Properties>
</file>